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3DF4" w:rsidRDefault="000C3DF4" w:rsidP="000C3DF4">
      <w:pPr>
        <w:jc w:val="center"/>
        <w:rPr>
          <w:rFonts w:ascii="Times New Roman" w:hAnsi="Times New Roman"/>
          <w:b/>
          <w:sz w:val="32"/>
          <w:szCs w:val="32"/>
        </w:rPr>
      </w:pPr>
      <w:r w:rsidRPr="000C3DF4">
        <w:rPr>
          <w:rFonts w:ascii="Times New Roman" w:hAnsi="Times New Roman"/>
          <w:b/>
          <w:color w:val="FF0000"/>
          <w:sz w:val="36"/>
          <w:szCs w:val="36"/>
        </w:rPr>
        <w:t>SOLAR POWERED</w:t>
      </w:r>
      <w:r w:rsidRPr="000C3DF4">
        <w:rPr>
          <w:rFonts w:ascii="Times New Roman" w:hAnsi="Times New Roman"/>
          <w:b/>
          <w:color w:val="FF0000"/>
          <w:sz w:val="32"/>
          <w:szCs w:val="32"/>
        </w:rPr>
        <w:t xml:space="preserve"> AUTONOMOUS MULTIPURPOSE AGRICULTURAL ROBOT USING ESP32</w:t>
      </w:r>
    </w:p>
    <w:p w:rsidR="007456CE" w:rsidRPr="000C3DF4" w:rsidRDefault="007456CE" w:rsidP="000C3DF4">
      <w:pPr>
        <w:jc w:val="center"/>
        <w:rPr>
          <w:rFonts w:ascii="Times New Roman" w:hAnsi="Times New Roman"/>
          <w:b/>
          <w:sz w:val="32"/>
          <w:szCs w:val="32"/>
        </w:rPr>
      </w:pPr>
      <w:r w:rsidRPr="001A0D06">
        <w:rPr>
          <w:rFonts w:ascii="Times New Roman" w:eastAsia="Times New Roman" w:hAnsi="Times New Roman"/>
        </w:rPr>
        <w:t>A</w:t>
      </w:r>
    </w:p>
    <w:p w:rsidR="007456CE" w:rsidRPr="001A0D06" w:rsidRDefault="007456CE" w:rsidP="007456CE">
      <w:pPr>
        <w:spacing w:after="0" w:line="100" w:lineRule="atLeast"/>
        <w:jc w:val="center"/>
        <w:rPr>
          <w:rFonts w:ascii="Times New Roman" w:eastAsia="Times New Roman" w:hAnsi="Times New Roman"/>
        </w:rPr>
      </w:pPr>
      <w:r>
        <w:rPr>
          <w:rFonts w:ascii="Times New Roman" w:eastAsia="Times New Roman" w:hAnsi="Times New Roman"/>
        </w:rPr>
        <w:t>MAJOR</w:t>
      </w:r>
      <w:r w:rsidRPr="001A0D06">
        <w:rPr>
          <w:rFonts w:ascii="Times New Roman" w:eastAsia="Times New Roman" w:hAnsi="Times New Roman"/>
        </w:rPr>
        <w:t xml:space="preserve"> PROJECT REPORT</w:t>
      </w:r>
    </w:p>
    <w:p w:rsidR="007456CE" w:rsidRPr="001A0D06" w:rsidRDefault="007456CE" w:rsidP="007456CE">
      <w:pPr>
        <w:spacing w:after="0" w:line="240" w:lineRule="auto"/>
        <w:jc w:val="center"/>
        <w:rPr>
          <w:rFonts w:ascii="Times New Roman" w:eastAsia="Times New Roman" w:hAnsi="Times New Roman"/>
          <w:sz w:val="28"/>
          <w:szCs w:val="28"/>
        </w:rPr>
      </w:pPr>
    </w:p>
    <w:p w:rsidR="007456CE" w:rsidRPr="001A0D06" w:rsidRDefault="007456CE" w:rsidP="007456CE">
      <w:pPr>
        <w:tabs>
          <w:tab w:val="left" w:pos="-360"/>
        </w:tabs>
        <w:spacing w:after="0" w:line="100" w:lineRule="atLeast"/>
        <w:ind w:left="-180" w:right="-331"/>
        <w:jc w:val="center"/>
        <w:rPr>
          <w:rFonts w:ascii="Times New Roman" w:eastAsia="Times New Roman" w:hAnsi="Times New Roman"/>
          <w:color w:val="339966"/>
        </w:rPr>
      </w:pPr>
    </w:p>
    <w:p w:rsidR="007456CE" w:rsidRPr="001A0D06" w:rsidRDefault="007456CE" w:rsidP="007456CE">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Submitted in the partial Fulfillment of the requirements for the award of the</w:t>
      </w:r>
    </w:p>
    <w:p w:rsidR="007456CE" w:rsidRPr="001A0D06" w:rsidRDefault="007456CE" w:rsidP="007456CE">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Degree of </w:t>
      </w:r>
    </w:p>
    <w:p w:rsidR="007456CE" w:rsidRPr="001A0D06" w:rsidRDefault="007456CE" w:rsidP="007456CE">
      <w:pPr>
        <w:tabs>
          <w:tab w:val="left" w:pos="-360"/>
        </w:tabs>
        <w:spacing w:after="0" w:line="100" w:lineRule="atLeast"/>
        <w:ind w:left="-180" w:right="-331"/>
        <w:jc w:val="center"/>
        <w:rPr>
          <w:rFonts w:ascii="Times New Roman" w:eastAsia="Times New Roman" w:hAnsi="Times New Roman"/>
          <w:b/>
          <w:bCs/>
          <w:color w:val="333399"/>
          <w:sz w:val="32"/>
          <w:szCs w:val="32"/>
        </w:rPr>
      </w:pPr>
    </w:p>
    <w:p w:rsidR="007456CE" w:rsidRPr="001A0D06" w:rsidRDefault="007456CE" w:rsidP="007456CE">
      <w:pPr>
        <w:tabs>
          <w:tab w:val="left" w:pos="-360"/>
        </w:tabs>
        <w:spacing w:after="0" w:line="100" w:lineRule="atLeast"/>
        <w:ind w:left="-180" w:right="-331"/>
        <w:jc w:val="center"/>
        <w:rPr>
          <w:rFonts w:ascii="Times New Roman" w:eastAsia="Times New Roman" w:hAnsi="Times New Roman"/>
          <w:b/>
          <w:bCs/>
          <w:color w:val="333399"/>
          <w:sz w:val="32"/>
          <w:szCs w:val="32"/>
        </w:rPr>
      </w:pPr>
      <w:r w:rsidRPr="001A0D06">
        <w:rPr>
          <w:rFonts w:ascii="Times New Roman" w:eastAsia="Times New Roman" w:hAnsi="Times New Roman"/>
          <w:b/>
          <w:bCs/>
          <w:color w:val="333399"/>
          <w:sz w:val="32"/>
          <w:szCs w:val="32"/>
        </w:rPr>
        <w:t>BACHELOR OF</w:t>
      </w:r>
      <w:r w:rsidRPr="001A0D06">
        <w:rPr>
          <w:rFonts w:ascii="Times New Roman" w:eastAsia="Times New Roman" w:hAnsi="Times New Roman"/>
          <w:b/>
          <w:color w:val="333399"/>
          <w:sz w:val="32"/>
          <w:szCs w:val="32"/>
        </w:rPr>
        <w:t xml:space="preserve"> </w:t>
      </w:r>
      <w:r w:rsidRPr="001A0D06">
        <w:rPr>
          <w:rFonts w:ascii="Times New Roman" w:eastAsia="Times New Roman" w:hAnsi="Times New Roman"/>
          <w:b/>
          <w:bCs/>
          <w:color w:val="333399"/>
          <w:sz w:val="32"/>
          <w:szCs w:val="32"/>
        </w:rPr>
        <w:t>TECHNOLOGY</w:t>
      </w:r>
    </w:p>
    <w:p w:rsidR="007456CE" w:rsidRPr="001A0D06" w:rsidRDefault="007456CE" w:rsidP="007456CE">
      <w:pPr>
        <w:keepNext/>
        <w:tabs>
          <w:tab w:val="left" w:pos="-360"/>
        </w:tabs>
        <w:spacing w:after="0" w:line="100" w:lineRule="atLeast"/>
        <w:ind w:left="-180" w:right="-331"/>
        <w:jc w:val="center"/>
        <w:rPr>
          <w:rFonts w:ascii="Times New Roman" w:eastAsia="Times New Roman" w:hAnsi="Times New Roman"/>
          <w:b/>
          <w:color w:val="333399"/>
          <w:sz w:val="32"/>
          <w:szCs w:val="32"/>
        </w:rPr>
      </w:pPr>
      <w:r w:rsidRPr="001A0D06">
        <w:rPr>
          <w:rFonts w:ascii="Times New Roman" w:eastAsia="Times New Roman" w:hAnsi="Times New Roman"/>
          <w:b/>
          <w:color w:val="333399"/>
          <w:sz w:val="32"/>
          <w:szCs w:val="32"/>
        </w:rPr>
        <w:t>IN</w:t>
      </w:r>
    </w:p>
    <w:p w:rsidR="007456CE" w:rsidRPr="001A0D06" w:rsidRDefault="007456CE" w:rsidP="007456CE">
      <w:pPr>
        <w:keepNext/>
        <w:tabs>
          <w:tab w:val="left" w:pos="-360"/>
        </w:tabs>
        <w:spacing w:after="0" w:line="100" w:lineRule="atLeast"/>
        <w:ind w:left="-180" w:right="-331"/>
        <w:jc w:val="center"/>
        <w:rPr>
          <w:rFonts w:ascii="Times New Roman" w:eastAsia="Times New Roman" w:hAnsi="Times New Roman"/>
          <w:b/>
          <w:color w:val="333399"/>
          <w:sz w:val="28"/>
          <w:szCs w:val="28"/>
        </w:rPr>
      </w:pPr>
      <w:r w:rsidRPr="001A0D06">
        <w:rPr>
          <w:rFonts w:ascii="Times New Roman" w:eastAsia="Times New Roman" w:hAnsi="Times New Roman"/>
          <w:b/>
          <w:color w:val="333399"/>
          <w:sz w:val="32"/>
          <w:szCs w:val="32"/>
        </w:rPr>
        <w:t>ELECTRONICS AND COMMUNICATION ENGINEERING</w:t>
      </w:r>
      <w:r w:rsidRPr="001A0D06">
        <w:rPr>
          <w:rFonts w:ascii="Times New Roman" w:eastAsia="Times New Roman" w:hAnsi="Times New Roman"/>
          <w:b/>
          <w:color w:val="333399"/>
          <w:sz w:val="28"/>
          <w:szCs w:val="28"/>
        </w:rPr>
        <w:t xml:space="preserve"> </w:t>
      </w:r>
    </w:p>
    <w:p w:rsidR="007456CE" w:rsidRPr="001A0D06" w:rsidRDefault="007456CE" w:rsidP="007456CE">
      <w:pPr>
        <w:keepNext/>
        <w:spacing w:after="0" w:line="100" w:lineRule="atLeast"/>
        <w:jc w:val="center"/>
        <w:rPr>
          <w:rFonts w:ascii="Times New Roman" w:eastAsia="Times New Roman" w:hAnsi="Times New Roman"/>
          <w:b/>
          <w:bCs/>
        </w:rPr>
      </w:pPr>
    </w:p>
    <w:p w:rsidR="007456CE" w:rsidRPr="001A0D06" w:rsidRDefault="007456CE" w:rsidP="007456CE">
      <w:pPr>
        <w:spacing w:after="0" w:line="100" w:lineRule="atLeast"/>
        <w:jc w:val="center"/>
        <w:rPr>
          <w:rFonts w:ascii="Times New Roman" w:eastAsia="Times New Roman" w:hAnsi="Times New Roman"/>
          <w:b/>
          <w:color w:val="993300"/>
          <w:sz w:val="36"/>
          <w:szCs w:val="36"/>
        </w:rPr>
      </w:pPr>
    </w:p>
    <w:p w:rsidR="007456CE" w:rsidRPr="001A0D06" w:rsidRDefault="006468BC" w:rsidP="007456CE">
      <w:pPr>
        <w:spacing w:after="0" w:line="100" w:lineRule="atLeast"/>
        <w:jc w:val="center"/>
        <w:rPr>
          <w:rFonts w:ascii="Times New Roman" w:eastAsia="Times New Roman" w:hAnsi="Times New Roman"/>
          <w:b/>
          <w:color w:val="993300"/>
          <w:sz w:val="34"/>
          <w:szCs w:val="36"/>
        </w:rPr>
      </w:pPr>
      <w:r>
        <w:rPr>
          <w:rFonts w:ascii="Times New Roman" w:eastAsia="Times New Roman" w:hAnsi="Times New Roman"/>
          <w:b/>
          <w:color w:val="993300"/>
          <w:sz w:val="34"/>
          <w:szCs w:val="36"/>
        </w:rPr>
        <w:t xml:space="preserve">          </w:t>
      </w:r>
      <w:r w:rsidR="007456CE" w:rsidRPr="001A0D06">
        <w:rPr>
          <w:rFonts w:ascii="Times New Roman" w:eastAsia="Times New Roman" w:hAnsi="Times New Roman"/>
          <w:b/>
          <w:color w:val="993300"/>
          <w:sz w:val="34"/>
          <w:szCs w:val="36"/>
        </w:rPr>
        <w:t>Submitted By</w:t>
      </w:r>
    </w:p>
    <w:p w:rsidR="007456CE" w:rsidRPr="001A0D06" w:rsidRDefault="000C3DF4" w:rsidP="006468BC">
      <w:pPr>
        <w:pStyle w:val="ListParagraph"/>
        <w:numPr>
          <w:ilvl w:val="0"/>
          <w:numId w:val="9"/>
        </w:numPr>
        <w:jc w:val="left"/>
        <w:rPr>
          <w:rFonts w:eastAsia="Times New Roman" w:cs="Times New Roman"/>
          <w:b/>
          <w:bCs/>
          <w:color w:val="993300"/>
          <w:sz w:val="34"/>
          <w:szCs w:val="36"/>
        </w:rPr>
      </w:pPr>
      <w:r>
        <w:rPr>
          <w:rFonts w:eastAsia="Times New Roman" w:cs="Times New Roman"/>
          <w:b/>
          <w:bCs/>
          <w:color w:val="993300"/>
          <w:sz w:val="34"/>
          <w:szCs w:val="36"/>
        </w:rPr>
        <w:t>G.</w:t>
      </w:r>
      <w:r w:rsidR="006468BC">
        <w:rPr>
          <w:rFonts w:eastAsia="Times New Roman" w:cs="Times New Roman"/>
          <w:b/>
          <w:bCs/>
          <w:color w:val="993300"/>
          <w:sz w:val="34"/>
          <w:szCs w:val="36"/>
        </w:rPr>
        <w:t xml:space="preserve"> </w:t>
      </w:r>
      <w:proofErr w:type="spellStart"/>
      <w:r>
        <w:rPr>
          <w:rFonts w:eastAsia="Times New Roman" w:cs="Times New Roman"/>
          <w:b/>
          <w:bCs/>
          <w:color w:val="993300"/>
          <w:sz w:val="34"/>
          <w:szCs w:val="36"/>
        </w:rPr>
        <w:t>Sireesha</w:t>
      </w:r>
      <w:proofErr w:type="spellEnd"/>
      <w:r w:rsidR="006468BC">
        <w:rPr>
          <w:rFonts w:eastAsia="Times New Roman" w:cs="Times New Roman"/>
          <w:b/>
          <w:bCs/>
          <w:color w:val="993300"/>
          <w:sz w:val="34"/>
          <w:szCs w:val="36"/>
        </w:rPr>
        <w:tab/>
      </w:r>
      <w:r w:rsidR="006468BC">
        <w:rPr>
          <w:rFonts w:eastAsia="Times New Roman" w:cs="Times New Roman"/>
          <w:b/>
          <w:bCs/>
          <w:color w:val="993300"/>
          <w:sz w:val="34"/>
          <w:szCs w:val="36"/>
        </w:rPr>
        <w:tab/>
      </w:r>
      <w:r w:rsidR="006468BC">
        <w:rPr>
          <w:rFonts w:eastAsia="Times New Roman" w:cs="Times New Roman"/>
          <w:b/>
          <w:bCs/>
          <w:color w:val="993300"/>
          <w:sz w:val="34"/>
          <w:szCs w:val="36"/>
        </w:rPr>
        <w:tab/>
      </w:r>
      <w:r w:rsidR="006468BC">
        <w:rPr>
          <w:rFonts w:eastAsia="Times New Roman" w:cs="Times New Roman"/>
          <w:b/>
          <w:bCs/>
          <w:color w:val="993300"/>
          <w:sz w:val="34"/>
          <w:szCs w:val="36"/>
        </w:rPr>
        <w:tab/>
      </w:r>
      <w:r w:rsidR="006468BC">
        <w:rPr>
          <w:rFonts w:eastAsia="Times New Roman" w:cs="Times New Roman"/>
          <w:b/>
          <w:bCs/>
          <w:color w:val="993300"/>
          <w:sz w:val="34"/>
          <w:szCs w:val="36"/>
        </w:rPr>
        <w:tab/>
        <w:t xml:space="preserve">        </w:t>
      </w:r>
      <w:r>
        <w:rPr>
          <w:rFonts w:eastAsia="Times New Roman" w:cs="Times New Roman"/>
          <w:b/>
          <w:bCs/>
          <w:color w:val="993300"/>
          <w:sz w:val="34"/>
          <w:szCs w:val="36"/>
        </w:rPr>
        <w:t>17</w:t>
      </w:r>
      <w:r w:rsidR="007456CE" w:rsidRPr="001A0D06">
        <w:rPr>
          <w:rFonts w:eastAsia="Times New Roman" w:cs="Times New Roman"/>
          <w:b/>
          <w:bCs/>
          <w:color w:val="993300"/>
          <w:sz w:val="34"/>
          <w:szCs w:val="36"/>
        </w:rPr>
        <w:t>R</w:t>
      </w:r>
      <w:r>
        <w:rPr>
          <w:rFonts w:eastAsia="Times New Roman" w:cs="Times New Roman"/>
          <w:b/>
          <w:bCs/>
          <w:color w:val="993300"/>
          <w:sz w:val="34"/>
          <w:szCs w:val="36"/>
        </w:rPr>
        <w:t>21A04D8</w:t>
      </w:r>
    </w:p>
    <w:p w:rsidR="007456CE" w:rsidRPr="001A0D06" w:rsidRDefault="000C3DF4" w:rsidP="006468BC">
      <w:pPr>
        <w:pStyle w:val="ListParagraph"/>
        <w:numPr>
          <w:ilvl w:val="0"/>
          <w:numId w:val="9"/>
        </w:numPr>
        <w:jc w:val="left"/>
        <w:rPr>
          <w:rFonts w:eastAsia="Times New Roman" w:cs="Times New Roman"/>
          <w:b/>
          <w:bCs/>
          <w:color w:val="993300"/>
          <w:sz w:val="34"/>
          <w:szCs w:val="36"/>
        </w:rPr>
      </w:pPr>
      <w:r>
        <w:rPr>
          <w:rFonts w:eastAsia="Times New Roman" w:cs="Times New Roman"/>
          <w:b/>
          <w:bCs/>
          <w:color w:val="993300"/>
          <w:sz w:val="34"/>
          <w:szCs w:val="36"/>
        </w:rPr>
        <w:t>B.</w:t>
      </w:r>
      <w:r w:rsidR="006468BC">
        <w:rPr>
          <w:rFonts w:eastAsia="Times New Roman" w:cs="Times New Roman"/>
          <w:b/>
          <w:bCs/>
          <w:color w:val="993300"/>
          <w:sz w:val="34"/>
          <w:szCs w:val="36"/>
        </w:rPr>
        <w:t xml:space="preserve"> </w:t>
      </w:r>
      <w:proofErr w:type="spellStart"/>
      <w:r>
        <w:rPr>
          <w:rFonts w:eastAsia="Times New Roman" w:cs="Times New Roman"/>
          <w:b/>
          <w:bCs/>
          <w:color w:val="993300"/>
          <w:sz w:val="34"/>
          <w:szCs w:val="36"/>
        </w:rPr>
        <w:t>Ruchitha</w:t>
      </w:r>
      <w:proofErr w:type="spellEnd"/>
      <w:r>
        <w:rPr>
          <w:rFonts w:eastAsia="Times New Roman" w:cs="Times New Roman"/>
          <w:b/>
          <w:bCs/>
          <w:color w:val="993300"/>
          <w:sz w:val="34"/>
          <w:szCs w:val="36"/>
        </w:rPr>
        <w:t xml:space="preserve"> Reddy</w:t>
      </w:r>
      <w:r w:rsidR="006468BC">
        <w:rPr>
          <w:rFonts w:eastAsia="Times New Roman" w:cs="Times New Roman"/>
          <w:b/>
          <w:bCs/>
          <w:color w:val="993300"/>
          <w:sz w:val="34"/>
          <w:szCs w:val="36"/>
        </w:rPr>
        <w:tab/>
      </w:r>
      <w:r w:rsidR="006468BC">
        <w:rPr>
          <w:rFonts w:eastAsia="Times New Roman" w:cs="Times New Roman"/>
          <w:b/>
          <w:bCs/>
          <w:color w:val="993300"/>
          <w:sz w:val="34"/>
          <w:szCs w:val="36"/>
        </w:rPr>
        <w:tab/>
      </w:r>
      <w:r w:rsidR="006468BC">
        <w:rPr>
          <w:rFonts w:eastAsia="Times New Roman" w:cs="Times New Roman"/>
          <w:b/>
          <w:bCs/>
          <w:color w:val="993300"/>
          <w:sz w:val="34"/>
          <w:szCs w:val="36"/>
        </w:rPr>
        <w:tab/>
        <w:t xml:space="preserve">        17R21A04G5       </w:t>
      </w:r>
    </w:p>
    <w:p w:rsidR="000C3DF4" w:rsidRDefault="000C3DF4" w:rsidP="006468BC">
      <w:pPr>
        <w:pStyle w:val="ListParagraph"/>
        <w:numPr>
          <w:ilvl w:val="0"/>
          <w:numId w:val="9"/>
        </w:numPr>
        <w:jc w:val="left"/>
        <w:rPr>
          <w:rFonts w:eastAsia="Times New Roman" w:cs="Times New Roman"/>
          <w:b/>
          <w:bCs/>
          <w:color w:val="993300"/>
          <w:sz w:val="34"/>
          <w:szCs w:val="36"/>
        </w:rPr>
      </w:pPr>
      <w:r>
        <w:rPr>
          <w:rFonts w:eastAsia="Times New Roman" w:cs="Times New Roman"/>
          <w:b/>
          <w:bCs/>
          <w:color w:val="993300"/>
          <w:sz w:val="34"/>
          <w:szCs w:val="36"/>
        </w:rPr>
        <w:t>S.</w:t>
      </w:r>
      <w:r w:rsidR="006468BC">
        <w:rPr>
          <w:rFonts w:eastAsia="Times New Roman" w:cs="Times New Roman"/>
          <w:b/>
          <w:bCs/>
          <w:color w:val="993300"/>
          <w:sz w:val="34"/>
          <w:szCs w:val="36"/>
        </w:rPr>
        <w:t xml:space="preserve"> </w:t>
      </w:r>
      <w:proofErr w:type="spellStart"/>
      <w:r>
        <w:rPr>
          <w:rFonts w:eastAsia="Times New Roman" w:cs="Times New Roman"/>
          <w:b/>
          <w:bCs/>
          <w:color w:val="993300"/>
          <w:sz w:val="34"/>
          <w:szCs w:val="36"/>
        </w:rPr>
        <w:t>Nikitha</w:t>
      </w:r>
      <w:proofErr w:type="spellEnd"/>
      <w:r w:rsidR="007456CE" w:rsidRPr="001A0D06">
        <w:rPr>
          <w:rFonts w:eastAsia="Times New Roman" w:cs="Times New Roman"/>
          <w:b/>
          <w:bCs/>
          <w:color w:val="993300"/>
          <w:sz w:val="34"/>
          <w:szCs w:val="36"/>
        </w:rPr>
        <w:tab/>
      </w:r>
      <w:r w:rsidR="007456CE" w:rsidRPr="001A0D06">
        <w:rPr>
          <w:rFonts w:eastAsia="Times New Roman" w:cs="Times New Roman"/>
          <w:b/>
          <w:bCs/>
          <w:color w:val="993300"/>
          <w:sz w:val="34"/>
          <w:szCs w:val="36"/>
        </w:rPr>
        <w:tab/>
      </w:r>
      <w:r w:rsidR="007456CE" w:rsidRPr="001A0D06">
        <w:rPr>
          <w:rFonts w:eastAsia="Times New Roman" w:cs="Times New Roman"/>
          <w:b/>
          <w:bCs/>
          <w:color w:val="993300"/>
          <w:sz w:val="34"/>
          <w:szCs w:val="36"/>
        </w:rPr>
        <w:tab/>
      </w:r>
      <w:r w:rsidR="007456CE" w:rsidRPr="001A0D06">
        <w:rPr>
          <w:rFonts w:eastAsia="Times New Roman" w:cs="Times New Roman"/>
          <w:b/>
          <w:bCs/>
          <w:color w:val="993300"/>
          <w:sz w:val="34"/>
          <w:szCs w:val="36"/>
        </w:rPr>
        <w:tab/>
      </w:r>
      <w:r w:rsidR="007456CE" w:rsidRPr="001A0D06">
        <w:rPr>
          <w:rFonts w:eastAsia="Times New Roman" w:cs="Times New Roman"/>
          <w:b/>
          <w:bCs/>
          <w:color w:val="993300"/>
          <w:sz w:val="34"/>
          <w:szCs w:val="36"/>
        </w:rPr>
        <w:tab/>
      </w:r>
      <w:r w:rsidR="006468BC">
        <w:rPr>
          <w:rFonts w:eastAsia="Times New Roman" w:cs="Times New Roman"/>
          <w:b/>
          <w:bCs/>
          <w:color w:val="993300"/>
          <w:sz w:val="34"/>
          <w:szCs w:val="36"/>
        </w:rPr>
        <w:t xml:space="preserve">        </w:t>
      </w:r>
      <w:r>
        <w:rPr>
          <w:rFonts w:eastAsia="Times New Roman" w:cs="Times New Roman"/>
          <w:b/>
          <w:bCs/>
          <w:color w:val="993300"/>
          <w:sz w:val="34"/>
          <w:szCs w:val="36"/>
        </w:rPr>
        <w:t>17</w:t>
      </w:r>
      <w:r w:rsidRPr="001A0D06">
        <w:rPr>
          <w:rFonts w:eastAsia="Times New Roman" w:cs="Times New Roman"/>
          <w:b/>
          <w:bCs/>
          <w:color w:val="993300"/>
          <w:sz w:val="34"/>
          <w:szCs w:val="36"/>
        </w:rPr>
        <w:t>R</w:t>
      </w:r>
      <w:r>
        <w:rPr>
          <w:rFonts w:eastAsia="Times New Roman" w:cs="Times New Roman"/>
          <w:b/>
          <w:bCs/>
          <w:color w:val="993300"/>
          <w:sz w:val="34"/>
          <w:szCs w:val="36"/>
        </w:rPr>
        <w:t>21A04H3</w:t>
      </w:r>
    </w:p>
    <w:p w:rsidR="007456CE" w:rsidRPr="000C3DF4" w:rsidRDefault="000C3DF4" w:rsidP="006468BC">
      <w:pPr>
        <w:pStyle w:val="ListParagraph"/>
        <w:numPr>
          <w:ilvl w:val="0"/>
          <w:numId w:val="9"/>
        </w:numPr>
        <w:jc w:val="left"/>
        <w:rPr>
          <w:rFonts w:eastAsia="Times New Roman" w:cs="Times New Roman"/>
          <w:b/>
          <w:bCs/>
          <w:color w:val="993300"/>
          <w:sz w:val="34"/>
          <w:szCs w:val="36"/>
        </w:rPr>
      </w:pPr>
      <w:r w:rsidRPr="000C3DF4">
        <w:rPr>
          <w:rFonts w:eastAsia="Times New Roman" w:cs="Times New Roman"/>
          <w:b/>
          <w:bCs/>
          <w:color w:val="993300"/>
          <w:sz w:val="34"/>
          <w:szCs w:val="36"/>
        </w:rPr>
        <w:t>P.</w:t>
      </w:r>
      <w:r w:rsidR="006468BC">
        <w:rPr>
          <w:rFonts w:eastAsia="Times New Roman" w:cs="Times New Roman"/>
          <w:b/>
          <w:bCs/>
          <w:color w:val="993300"/>
          <w:sz w:val="34"/>
          <w:szCs w:val="36"/>
        </w:rPr>
        <w:t xml:space="preserve"> </w:t>
      </w:r>
      <w:proofErr w:type="spellStart"/>
      <w:r w:rsidRPr="000C3DF4">
        <w:rPr>
          <w:rFonts w:eastAsia="Times New Roman" w:cs="Times New Roman"/>
          <w:b/>
          <w:bCs/>
          <w:color w:val="993300"/>
          <w:sz w:val="34"/>
          <w:szCs w:val="36"/>
        </w:rPr>
        <w:t>Shivani</w:t>
      </w:r>
      <w:proofErr w:type="spellEnd"/>
      <w:r w:rsidR="007456CE" w:rsidRPr="000C3DF4">
        <w:rPr>
          <w:rFonts w:eastAsia="Times New Roman" w:cs="Times New Roman"/>
          <w:b/>
          <w:bCs/>
          <w:color w:val="993300"/>
          <w:sz w:val="34"/>
          <w:szCs w:val="36"/>
        </w:rPr>
        <w:tab/>
      </w:r>
      <w:r w:rsidR="007456CE" w:rsidRPr="000C3DF4">
        <w:rPr>
          <w:rFonts w:eastAsia="Times New Roman" w:cs="Times New Roman"/>
          <w:b/>
          <w:bCs/>
          <w:color w:val="993300"/>
          <w:sz w:val="34"/>
          <w:szCs w:val="36"/>
        </w:rPr>
        <w:tab/>
      </w:r>
      <w:r w:rsidR="007456CE" w:rsidRPr="000C3DF4">
        <w:rPr>
          <w:rFonts w:eastAsia="Times New Roman" w:cs="Times New Roman"/>
          <w:b/>
          <w:bCs/>
          <w:color w:val="993300"/>
          <w:sz w:val="34"/>
          <w:szCs w:val="36"/>
        </w:rPr>
        <w:tab/>
      </w:r>
      <w:r w:rsidR="007456CE" w:rsidRPr="000C3DF4">
        <w:rPr>
          <w:rFonts w:eastAsia="Times New Roman" w:cs="Times New Roman"/>
          <w:b/>
          <w:bCs/>
          <w:color w:val="993300"/>
          <w:sz w:val="34"/>
          <w:szCs w:val="36"/>
        </w:rPr>
        <w:tab/>
      </w:r>
      <w:r w:rsidR="007456CE" w:rsidRPr="000C3DF4">
        <w:rPr>
          <w:rFonts w:eastAsia="Times New Roman" w:cs="Times New Roman"/>
          <w:b/>
          <w:bCs/>
          <w:color w:val="993300"/>
          <w:sz w:val="34"/>
          <w:szCs w:val="36"/>
        </w:rPr>
        <w:tab/>
        <w:t xml:space="preserve">      </w:t>
      </w:r>
      <w:r>
        <w:rPr>
          <w:rFonts w:eastAsia="Times New Roman" w:cs="Times New Roman"/>
          <w:b/>
          <w:bCs/>
          <w:color w:val="993300"/>
          <w:sz w:val="34"/>
          <w:szCs w:val="36"/>
        </w:rPr>
        <w:t xml:space="preserve">  </w:t>
      </w:r>
      <w:r w:rsidRPr="000C3DF4">
        <w:rPr>
          <w:rFonts w:eastAsia="Times New Roman" w:cs="Times New Roman"/>
          <w:b/>
          <w:bCs/>
          <w:color w:val="993300"/>
          <w:sz w:val="34"/>
          <w:szCs w:val="36"/>
        </w:rPr>
        <w:t>18R25A0431</w:t>
      </w:r>
    </w:p>
    <w:p w:rsidR="007456CE" w:rsidRPr="001A0D06" w:rsidRDefault="007456CE" w:rsidP="007456CE">
      <w:pPr>
        <w:jc w:val="center"/>
        <w:rPr>
          <w:rFonts w:ascii="Times New Roman" w:hAnsi="Times New Roman"/>
          <w:b/>
          <w:color w:val="0000FF"/>
          <w:sz w:val="24"/>
          <w:szCs w:val="32"/>
        </w:rPr>
      </w:pPr>
    </w:p>
    <w:p w:rsidR="007456CE" w:rsidRPr="001A0D06" w:rsidRDefault="007456CE" w:rsidP="007456CE">
      <w:pPr>
        <w:jc w:val="center"/>
        <w:rPr>
          <w:rFonts w:ascii="Times New Roman" w:hAnsi="Times New Roman"/>
          <w:b/>
          <w:color w:val="0000FF"/>
          <w:sz w:val="2"/>
          <w:szCs w:val="32"/>
        </w:rPr>
      </w:pPr>
    </w:p>
    <w:p w:rsidR="007456CE" w:rsidRPr="001A0D06" w:rsidRDefault="007456CE" w:rsidP="007456CE">
      <w:pPr>
        <w:jc w:val="center"/>
        <w:rPr>
          <w:rFonts w:ascii="Times New Roman" w:hAnsi="Times New Roman"/>
          <w:b/>
          <w:color w:val="0000FF"/>
          <w:sz w:val="30"/>
          <w:szCs w:val="32"/>
        </w:rPr>
      </w:pPr>
      <w:r w:rsidRPr="001A0D06">
        <w:rPr>
          <w:rFonts w:ascii="Times New Roman" w:hAnsi="Times New Roman"/>
          <w:b/>
          <w:color w:val="0000FF"/>
          <w:sz w:val="30"/>
          <w:szCs w:val="32"/>
        </w:rPr>
        <w:t xml:space="preserve">UNDER THE GUIDANCE OF </w:t>
      </w:r>
    </w:p>
    <w:p w:rsidR="007456CE" w:rsidRPr="001A0D06" w:rsidRDefault="006468BC" w:rsidP="007456CE">
      <w:pPr>
        <w:spacing w:after="0" w:line="240" w:lineRule="auto"/>
        <w:jc w:val="center"/>
        <w:rPr>
          <w:rFonts w:ascii="Times New Roman" w:hAnsi="Times New Roman"/>
          <w:b/>
          <w:color w:val="0000FF"/>
          <w:sz w:val="32"/>
          <w:szCs w:val="40"/>
        </w:rPr>
      </w:pPr>
      <w:r>
        <w:rPr>
          <w:rFonts w:ascii="Times New Roman" w:hAnsi="Times New Roman"/>
          <w:b/>
          <w:color w:val="0000FF"/>
          <w:sz w:val="32"/>
          <w:szCs w:val="40"/>
        </w:rPr>
        <w:t>Dr. B. Sridhar</w:t>
      </w:r>
      <w:r w:rsidR="007456CE" w:rsidRPr="001A0D06">
        <w:rPr>
          <w:rFonts w:ascii="Times New Roman" w:hAnsi="Times New Roman"/>
          <w:b/>
          <w:color w:val="0000FF"/>
          <w:sz w:val="32"/>
          <w:szCs w:val="40"/>
        </w:rPr>
        <w:t xml:space="preserve"> </w:t>
      </w:r>
    </w:p>
    <w:p w:rsidR="007456CE" w:rsidRPr="001A0D06" w:rsidRDefault="006468BC" w:rsidP="007456CE">
      <w:pPr>
        <w:spacing w:after="0" w:line="240" w:lineRule="auto"/>
        <w:jc w:val="center"/>
        <w:rPr>
          <w:rFonts w:ascii="Times New Roman" w:hAnsi="Times New Roman"/>
          <w:b/>
          <w:color w:val="0000FF"/>
          <w:sz w:val="30"/>
          <w:szCs w:val="32"/>
        </w:rPr>
      </w:pPr>
      <w:r>
        <w:rPr>
          <w:rFonts w:ascii="Times New Roman" w:hAnsi="Times New Roman"/>
          <w:b/>
          <w:color w:val="0000FF"/>
          <w:sz w:val="30"/>
          <w:szCs w:val="32"/>
        </w:rPr>
        <w:t>Professor</w:t>
      </w:r>
    </w:p>
    <w:p w:rsidR="007456CE" w:rsidRPr="001A0D06" w:rsidRDefault="00FD3F8D" w:rsidP="007456CE">
      <w:pPr>
        <w:spacing w:after="0" w:line="240" w:lineRule="auto"/>
        <w:rPr>
          <w:rFonts w:ascii="Times New Roman" w:hAnsi="Times New Roman"/>
          <w:color w:val="339933"/>
          <w:sz w:val="56"/>
        </w:rPr>
      </w:pPr>
      <w:r w:rsidRPr="001A0D06">
        <w:rPr>
          <w:rFonts w:ascii="Times New Roman" w:hAnsi="Times New Roman"/>
          <w:b/>
          <w:noProof/>
          <w:color w:val="0000FF"/>
          <w:sz w:val="30"/>
          <w:szCs w:val="32"/>
        </w:rPr>
        <w:drawing>
          <wp:inline distT="0" distB="0" distL="0" distR="0">
            <wp:extent cx="1024255" cy="473710"/>
            <wp:effectExtent l="0" t="0" r="0" b="0"/>
            <wp:docPr id="1" name="Picture 1" descr="C:\Users\ECE-2\Desktop\MLR LOGO (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24255" cy="473710"/>
                    </a:xfrm>
                    <a:prstGeom prst="rect">
                      <a:avLst/>
                    </a:prstGeom>
                    <a:noFill/>
                    <a:ln>
                      <a:noFill/>
                    </a:ln>
                  </pic:spPr>
                </pic:pic>
              </a:graphicData>
            </a:graphic>
          </wp:inline>
        </w:drawing>
      </w:r>
      <w:r w:rsidR="007456CE" w:rsidRPr="001A0D06">
        <w:rPr>
          <w:rFonts w:ascii="Times New Roman" w:hAnsi="Times New Roman"/>
          <w:b/>
          <w:noProof/>
          <w:color w:val="0000FF"/>
          <w:sz w:val="30"/>
          <w:szCs w:val="32"/>
        </w:rPr>
        <w:t xml:space="preserve">  </w:t>
      </w:r>
      <w:r w:rsidR="007456CE" w:rsidRPr="001A0D06">
        <w:rPr>
          <w:rFonts w:ascii="Times New Roman" w:hAnsi="Times New Roman"/>
          <w:color w:val="FF0000"/>
          <w:sz w:val="96"/>
        </w:rPr>
        <w:t>MLR</w:t>
      </w:r>
      <w:r w:rsidR="007456CE" w:rsidRPr="001A0D06">
        <w:rPr>
          <w:rFonts w:ascii="Times New Roman" w:hAnsi="Times New Roman"/>
          <w:sz w:val="48"/>
        </w:rPr>
        <w:t xml:space="preserve"> </w:t>
      </w:r>
      <w:r w:rsidR="007456CE" w:rsidRPr="001A0D06">
        <w:rPr>
          <w:rFonts w:ascii="Times New Roman" w:hAnsi="Times New Roman"/>
          <w:color w:val="339933"/>
          <w:sz w:val="56"/>
        </w:rPr>
        <w:t>Institute of Technology</w:t>
      </w:r>
    </w:p>
    <w:p w:rsidR="007456CE" w:rsidRPr="001A0D06" w:rsidRDefault="007456CE" w:rsidP="007456CE">
      <w:pPr>
        <w:spacing w:after="0" w:line="240" w:lineRule="auto"/>
        <w:rPr>
          <w:rFonts w:ascii="Times New Roman" w:hAnsi="Times New Roman"/>
          <w:sz w:val="36"/>
          <w:szCs w:val="36"/>
        </w:rPr>
      </w:pPr>
      <w:r w:rsidRPr="001A0D06">
        <w:rPr>
          <w:rFonts w:ascii="Times New Roman" w:hAnsi="Times New Roman"/>
          <w:sz w:val="48"/>
        </w:rPr>
        <w:t xml:space="preserve">                                  </w:t>
      </w:r>
      <w:r w:rsidRPr="001A0D06">
        <w:rPr>
          <w:rFonts w:ascii="Times New Roman" w:hAnsi="Times New Roman"/>
          <w:sz w:val="36"/>
          <w:szCs w:val="36"/>
        </w:rPr>
        <w:t>(Autonomous)</w:t>
      </w:r>
    </w:p>
    <w:p w:rsidR="007456CE" w:rsidRPr="001A0D06" w:rsidRDefault="007456CE" w:rsidP="007456CE">
      <w:pPr>
        <w:spacing w:after="0" w:line="240" w:lineRule="auto"/>
        <w:rPr>
          <w:rFonts w:ascii="Times New Roman" w:eastAsia="Times New Roman" w:hAnsi="Times New Roman"/>
          <w:b/>
          <w:color w:val="008000"/>
          <w:sz w:val="2"/>
          <w:szCs w:val="36"/>
        </w:rPr>
      </w:pPr>
    </w:p>
    <w:p w:rsidR="007456CE" w:rsidRPr="001A0D06" w:rsidRDefault="007456CE" w:rsidP="007456CE">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rsidR="007456CE" w:rsidRPr="001A0D06" w:rsidRDefault="007456CE" w:rsidP="007456CE">
      <w:pPr>
        <w:spacing w:after="0" w:line="240" w:lineRule="auto"/>
        <w:jc w:val="center"/>
        <w:rPr>
          <w:rFonts w:ascii="Times New Roman" w:eastAsia="Times New Roman" w:hAnsi="Times New Roman"/>
          <w:b/>
          <w:color w:val="008000"/>
          <w:sz w:val="32"/>
          <w:szCs w:val="36"/>
        </w:rPr>
      </w:pPr>
      <w:proofErr w:type="spellStart"/>
      <w:r w:rsidRPr="001A0D06">
        <w:rPr>
          <w:rFonts w:ascii="Times New Roman" w:eastAsia="Times New Roman" w:hAnsi="Times New Roman"/>
          <w:b/>
          <w:color w:val="008000"/>
          <w:sz w:val="32"/>
          <w:szCs w:val="36"/>
        </w:rPr>
        <w:t>Dundigal</w:t>
      </w:r>
      <w:proofErr w:type="spellEnd"/>
      <w:r w:rsidRPr="001A0D06">
        <w:rPr>
          <w:rFonts w:ascii="Times New Roman" w:eastAsia="Times New Roman" w:hAnsi="Times New Roman"/>
          <w:b/>
          <w:color w:val="008000"/>
          <w:sz w:val="32"/>
          <w:szCs w:val="36"/>
        </w:rPr>
        <w:t>, Hyderabad-500043</w:t>
      </w:r>
    </w:p>
    <w:p w:rsidR="007456CE" w:rsidRPr="001A0D06" w:rsidRDefault="007456CE" w:rsidP="007456CE">
      <w:pPr>
        <w:spacing w:after="0" w:line="240" w:lineRule="auto"/>
        <w:jc w:val="center"/>
        <w:rPr>
          <w:rFonts w:ascii="Times New Roman" w:eastAsia="Times New Roman" w:hAnsi="Times New Roman"/>
          <w:b/>
          <w:color w:val="008000"/>
          <w:sz w:val="32"/>
          <w:szCs w:val="36"/>
        </w:rPr>
      </w:pPr>
    </w:p>
    <w:p w:rsidR="007456CE" w:rsidRPr="001A0D06" w:rsidRDefault="00400748" w:rsidP="007456CE">
      <w:pPr>
        <w:spacing w:after="0" w:line="240" w:lineRule="auto"/>
        <w:jc w:val="center"/>
        <w:rPr>
          <w:rFonts w:ascii="Times New Roman" w:eastAsia="Times New Roman" w:hAnsi="Times New Roman"/>
          <w:b/>
          <w:color w:val="008000"/>
          <w:sz w:val="32"/>
          <w:szCs w:val="36"/>
        </w:rPr>
      </w:pPr>
      <w:r>
        <w:rPr>
          <w:rFonts w:ascii="Times New Roman" w:eastAsia="Times New Roman" w:hAnsi="Times New Roman"/>
          <w:b/>
          <w:color w:val="008000"/>
          <w:sz w:val="32"/>
          <w:szCs w:val="36"/>
        </w:rPr>
        <w:t>2017-2021</w:t>
      </w:r>
    </w:p>
    <w:p w:rsidR="007456CE" w:rsidRPr="001A0D06" w:rsidRDefault="00FD3F8D" w:rsidP="007456CE">
      <w:pPr>
        <w:spacing w:after="0" w:line="240" w:lineRule="auto"/>
        <w:rPr>
          <w:rFonts w:ascii="Times New Roman" w:hAnsi="Times New Roman"/>
          <w:color w:val="339933"/>
          <w:sz w:val="56"/>
        </w:rPr>
      </w:pPr>
      <w:r w:rsidRPr="001A0D06">
        <w:rPr>
          <w:rFonts w:ascii="Times New Roman" w:hAnsi="Times New Roman"/>
          <w:b/>
          <w:noProof/>
          <w:color w:val="0000FF"/>
          <w:sz w:val="30"/>
          <w:szCs w:val="32"/>
        </w:rPr>
        <w:drawing>
          <wp:inline distT="0" distB="0" distL="0" distR="0">
            <wp:extent cx="1024255" cy="473710"/>
            <wp:effectExtent l="0" t="0" r="0" b="0"/>
            <wp:docPr id="2" name="Picture 1" descr="C:\Users\ECE-2\Desktop\MLR LOGO (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24255" cy="473710"/>
                    </a:xfrm>
                    <a:prstGeom prst="rect">
                      <a:avLst/>
                    </a:prstGeom>
                    <a:noFill/>
                    <a:ln>
                      <a:noFill/>
                    </a:ln>
                  </pic:spPr>
                </pic:pic>
              </a:graphicData>
            </a:graphic>
          </wp:inline>
        </w:drawing>
      </w:r>
      <w:r w:rsidR="007456CE" w:rsidRPr="001A0D06">
        <w:rPr>
          <w:rFonts w:ascii="Times New Roman" w:hAnsi="Times New Roman"/>
          <w:b/>
          <w:noProof/>
          <w:color w:val="0000FF"/>
          <w:sz w:val="30"/>
          <w:szCs w:val="32"/>
        </w:rPr>
        <w:t xml:space="preserve">  </w:t>
      </w:r>
      <w:r w:rsidR="007456CE" w:rsidRPr="001A0D06">
        <w:rPr>
          <w:rFonts w:ascii="Times New Roman" w:hAnsi="Times New Roman"/>
          <w:color w:val="FF0000"/>
          <w:sz w:val="96"/>
        </w:rPr>
        <w:t>MLR</w:t>
      </w:r>
      <w:r w:rsidR="007456CE" w:rsidRPr="001A0D06">
        <w:rPr>
          <w:rFonts w:ascii="Times New Roman" w:hAnsi="Times New Roman"/>
          <w:sz w:val="48"/>
        </w:rPr>
        <w:t xml:space="preserve"> </w:t>
      </w:r>
      <w:r w:rsidR="007456CE" w:rsidRPr="001A0D06">
        <w:rPr>
          <w:rFonts w:ascii="Times New Roman" w:hAnsi="Times New Roman"/>
          <w:color w:val="339933"/>
          <w:sz w:val="56"/>
        </w:rPr>
        <w:t>Institute of Technology</w:t>
      </w:r>
    </w:p>
    <w:p w:rsidR="007456CE" w:rsidRPr="001A0D06" w:rsidRDefault="007456CE" w:rsidP="007456CE">
      <w:pPr>
        <w:spacing w:after="0" w:line="240" w:lineRule="auto"/>
        <w:rPr>
          <w:rFonts w:ascii="Times New Roman" w:hAnsi="Times New Roman"/>
          <w:sz w:val="36"/>
          <w:szCs w:val="36"/>
        </w:rPr>
      </w:pPr>
      <w:r w:rsidRPr="001A0D06">
        <w:rPr>
          <w:rFonts w:ascii="Times New Roman" w:hAnsi="Times New Roman"/>
          <w:sz w:val="48"/>
        </w:rPr>
        <w:t xml:space="preserve">                                  </w:t>
      </w:r>
      <w:r w:rsidRPr="001A0D06">
        <w:rPr>
          <w:rFonts w:ascii="Times New Roman" w:hAnsi="Times New Roman"/>
          <w:sz w:val="36"/>
          <w:szCs w:val="36"/>
        </w:rPr>
        <w:t>(Autonomous)</w:t>
      </w:r>
    </w:p>
    <w:p w:rsidR="007456CE" w:rsidRPr="001A0D06" w:rsidRDefault="007456CE" w:rsidP="007456CE">
      <w:pPr>
        <w:spacing w:after="0" w:line="240" w:lineRule="auto"/>
        <w:rPr>
          <w:rFonts w:ascii="Times New Roman" w:eastAsia="Times New Roman" w:hAnsi="Times New Roman"/>
          <w:b/>
          <w:color w:val="008000"/>
          <w:sz w:val="2"/>
          <w:szCs w:val="36"/>
        </w:rPr>
      </w:pPr>
    </w:p>
    <w:p w:rsidR="007456CE" w:rsidRPr="001A0D06" w:rsidRDefault="007456CE" w:rsidP="007456CE">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lastRenderedPageBreak/>
        <w:t>(Affiliated to JNTUH, Hyderabad)</w:t>
      </w:r>
    </w:p>
    <w:p w:rsidR="007456CE" w:rsidRPr="001A0D06" w:rsidRDefault="007456CE" w:rsidP="007456CE">
      <w:pPr>
        <w:spacing w:after="0" w:line="240" w:lineRule="auto"/>
        <w:jc w:val="center"/>
        <w:rPr>
          <w:rFonts w:ascii="Times New Roman" w:eastAsia="Times New Roman" w:hAnsi="Times New Roman"/>
          <w:b/>
          <w:color w:val="008000"/>
          <w:sz w:val="32"/>
          <w:szCs w:val="36"/>
        </w:rPr>
      </w:pPr>
      <w:proofErr w:type="spellStart"/>
      <w:r w:rsidRPr="001A0D06">
        <w:rPr>
          <w:rFonts w:ascii="Times New Roman" w:eastAsia="Times New Roman" w:hAnsi="Times New Roman"/>
          <w:b/>
          <w:color w:val="008000"/>
          <w:sz w:val="32"/>
          <w:szCs w:val="36"/>
        </w:rPr>
        <w:t>Dundigal</w:t>
      </w:r>
      <w:proofErr w:type="spellEnd"/>
      <w:r w:rsidRPr="001A0D06">
        <w:rPr>
          <w:rFonts w:ascii="Times New Roman" w:eastAsia="Times New Roman" w:hAnsi="Times New Roman"/>
          <w:b/>
          <w:color w:val="008000"/>
          <w:sz w:val="32"/>
          <w:szCs w:val="36"/>
        </w:rPr>
        <w:t>, Hyderabad-500043</w:t>
      </w:r>
    </w:p>
    <w:p w:rsidR="007456CE" w:rsidRPr="001A0D06" w:rsidRDefault="007456CE" w:rsidP="007456CE">
      <w:pPr>
        <w:spacing w:after="0" w:line="240" w:lineRule="auto"/>
        <w:jc w:val="center"/>
        <w:rPr>
          <w:rFonts w:ascii="Times New Roman" w:eastAsia="Times New Roman" w:hAnsi="Times New Roman"/>
          <w:b/>
          <w:color w:val="008000"/>
          <w:sz w:val="32"/>
          <w:szCs w:val="36"/>
        </w:rPr>
      </w:pPr>
    </w:p>
    <w:p w:rsidR="007456CE" w:rsidRPr="001A0D06" w:rsidRDefault="007456CE" w:rsidP="007456CE">
      <w:pPr>
        <w:spacing w:after="0" w:line="240" w:lineRule="auto"/>
        <w:rPr>
          <w:rFonts w:ascii="Times New Roman" w:eastAsia="Times New Roman" w:hAnsi="Times New Roman"/>
          <w:sz w:val="36"/>
          <w:szCs w:val="36"/>
        </w:rPr>
      </w:pPr>
      <w:r w:rsidRPr="001A0D06">
        <w:rPr>
          <w:rFonts w:ascii="Times New Roman" w:eastAsia="Times New Roman" w:hAnsi="Times New Roman"/>
          <w:sz w:val="36"/>
          <w:szCs w:val="36"/>
        </w:rPr>
        <w:t xml:space="preserve">    </w:t>
      </w:r>
    </w:p>
    <w:p w:rsidR="007456CE" w:rsidRPr="001A0D06" w:rsidRDefault="007456CE" w:rsidP="007456CE">
      <w:pPr>
        <w:spacing w:after="0" w:line="240" w:lineRule="auto"/>
        <w:rPr>
          <w:rFonts w:ascii="Times New Roman" w:eastAsia="Times New Roman" w:hAnsi="Times New Roman"/>
          <w:sz w:val="36"/>
          <w:szCs w:val="36"/>
        </w:rPr>
      </w:pPr>
    </w:p>
    <w:p w:rsidR="007456CE" w:rsidRPr="001A0D06" w:rsidRDefault="00FD3F8D" w:rsidP="007456CE">
      <w:pPr>
        <w:spacing w:after="0" w:line="240" w:lineRule="auto"/>
        <w:jc w:val="center"/>
        <w:rPr>
          <w:rFonts w:ascii="Times New Roman" w:eastAsia="Times New Roman" w:hAnsi="Times New Roman"/>
          <w:sz w:val="36"/>
          <w:szCs w:val="36"/>
        </w:rPr>
      </w:pPr>
      <w:r w:rsidRPr="001A0D06">
        <w:rPr>
          <w:rFonts w:ascii="Times New Roman" w:eastAsia="Times New Roman" w:hAnsi="Times New Roman"/>
          <w:noProof/>
          <w:sz w:val="36"/>
          <w:szCs w:val="36"/>
        </w:rPr>
        <w:drawing>
          <wp:inline distT="0" distB="0" distL="0" distR="0">
            <wp:extent cx="2379345" cy="1101725"/>
            <wp:effectExtent l="0" t="0" r="0" b="0"/>
            <wp:docPr id="3" name="Picture 1" descr="C:\Users\ECE-2\Desktop\MLR LOGO (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9345" cy="1101725"/>
                    </a:xfrm>
                    <a:prstGeom prst="rect">
                      <a:avLst/>
                    </a:prstGeom>
                    <a:noFill/>
                    <a:ln>
                      <a:noFill/>
                    </a:ln>
                  </pic:spPr>
                </pic:pic>
              </a:graphicData>
            </a:graphic>
          </wp:inline>
        </w:drawing>
      </w:r>
    </w:p>
    <w:p w:rsidR="007456CE" w:rsidRPr="001A0D06" w:rsidRDefault="007456CE" w:rsidP="007456CE">
      <w:pPr>
        <w:spacing w:after="0" w:line="240" w:lineRule="auto"/>
        <w:rPr>
          <w:rFonts w:ascii="Times New Roman" w:eastAsia="Times New Roman" w:hAnsi="Times New Roman"/>
          <w:sz w:val="36"/>
          <w:szCs w:val="36"/>
        </w:rPr>
      </w:pPr>
    </w:p>
    <w:p w:rsidR="007456CE" w:rsidRPr="001A0D06" w:rsidRDefault="007456CE" w:rsidP="007456CE">
      <w:pPr>
        <w:spacing w:after="0" w:line="240" w:lineRule="auto"/>
        <w:rPr>
          <w:rFonts w:ascii="Times New Roman" w:eastAsia="Times New Roman" w:hAnsi="Times New Roman"/>
          <w:sz w:val="36"/>
          <w:szCs w:val="36"/>
        </w:rPr>
      </w:pPr>
    </w:p>
    <w:p w:rsidR="007456CE" w:rsidRPr="001A0D06" w:rsidRDefault="007456CE" w:rsidP="007456CE">
      <w:pPr>
        <w:spacing w:after="0" w:line="240" w:lineRule="auto"/>
        <w:rPr>
          <w:rFonts w:ascii="Times New Roman" w:eastAsia="Times New Roman" w:hAnsi="Times New Roman"/>
          <w:b/>
          <w:sz w:val="26"/>
          <w:szCs w:val="28"/>
        </w:rPr>
      </w:pPr>
    </w:p>
    <w:p w:rsidR="007456CE" w:rsidRPr="001A0D06" w:rsidRDefault="007456CE" w:rsidP="007456CE">
      <w:pPr>
        <w:spacing w:after="0" w:line="240" w:lineRule="auto"/>
        <w:rPr>
          <w:rFonts w:ascii="Times New Roman" w:eastAsia="Times New Roman" w:hAnsi="Times New Roman"/>
          <w:b/>
          <w:sz w:val="26"/>
          <w:szCs w:val="28"/>
        </w:rPr>
      </w:pPr>
    </w:p>
    <w:p w:rsidR="007456CE" w:rsidRPr="001A0D06" w:rsidRDefault="00EA7E41" w:rsidP="007456CE">
      <w:pPr>
        <w:spacing w:after="0" w:line="240" w:lineRule="auto"/>
        <w:rPr>
          <w:rFonts w:ascii="Times New Roman" w:eastAsia="Times New Roman" w:hAnsi="Times New Roman"/>
          <w:b/>
          <w:sz w:val="36"/>
          <w:szCs w:val="28"/>
        </w:rPr>
      </w:pPr>
      <w:r>
        <w:rPr>
          <w:rFonts w:ascii="Times New Roman" w:eastAsia="Times New Roman" w:hAnsi="Times New Roman"/>
          <w:b/>
          <w:color w:val="333399"/>
          <w:sz w:val="26"/>
          <w:szCs w:val="32"/>
        </w:rPr>
        <w:t xml:space="preserve">            </w:t>
      </w:r>
      <w:r w:rsidR="007456CE" w:rsidRPr="001A0D06">
        <w:rPr>
          <w:rFonts w:ascii="Times New Roman" w:eastAsia="Times New Roman" w:hAnsi="Times New Roman"/>
          <w:b/>
          <w:color w:val="333399"/>
          <w:sz w:val="26"/>
          <w:szCs w:val="32"/>
        </w:rPr>
        <w:t>DEPARTMENT OF ELECTRONICS AND COMMUNICATION ENGINEERING</w:t>
      </w:r>
    </w:p>
    <w:p w:rsidR="007456CE" w:rsidRPr="001A0D06" w:rsidRDefault="007456CE" w:rsidP="007456CE">
      <w:pPr>
        <w:spacing w:after="0" w:line="240" w:lineRule="auto"/>
        <w:jc w:val="center"/>
        <w:rPr>
          <w:rFonts w:ascii="Times New Roman" w:eastAsia="Times New Roman" w:hAnsi="Times New Roman"/>
          <w:b/>
          <w:sz w:val="34"/>
          <w:szCs w:val="28"/>
        </w:rPr>
      </w:pPr>
    </w:p>
    <w:p w:rsidR="007456CE" w:rsidRPr="001A0D06" w:rsidRDefault="007456CE" w:rsidP="007456CE">
      <w:pPr>
        <w:spacing w:after="0" w:line="240" w:lineRule="auto"/>
        <w:jc w:val="center"/>
        <w:rPr>
          <w:rFonts w:ascii="Times New Roman" w:eastAsia="Times New Roman" w:hAnsi="Times New Roman"/>
          <w:b/>
          <w:sz w:val="36"/>
          <w:szCs w:val="36"/>
        </w:rPr>
      </w:pPr>
    </w:p>
    <w:p w:rsidR="007456CE" w:rsidRPr="001A0D06" w:rsidRDefault="007456CE" w:rsidP="007456CE">
      <w:pPr>
        <w:spacing w:after="0" w:line="240" w:lineRule="auto"/>
        <w:jc w:val="center"/>
        <w:rPr>
          <w:rFonts w:ascii="Times New Roman" w:eastAsia="Times New Roman" w:hAnsi="Times New Roman"/>
          <w:b/>
          <w:i/>
          <w:sz w:val="36"/>
          <w:szCs w:val="36"/>
        </w:rPr>
      </w:pPr>
      <w:r w:rsidRPr="001A0D06">
        <w:rPr>
          <w:rFonts w:ascii="Times New Roman" w:eastAsia="Times New Roman" w:hAnsi="Times New Roman"/>
          <w:b/>
          <w:i/>
          <w:sz w:val="36"/>
          <w:szCs w:val="36"/>
        </w:rPr>
        <w:t>CERTIFICATE</w:t>
      </w:r>
    </w:p>
    <w:p w:rsidR="007456CE" w:rsidRPr="001A0D06" w:rsidRDefault="007456CE" w:rsidP="007456CE">
      <w:pPr>
        <w:spacing w:after="0" w:line="240" w:lineRule="auto"/>
        <w:jc w:val="center"/>
        <w:rPr>
          <w:rFonts w:ascii="Times New Roman" w:eastAsia="Times New Roman" w:hAnsi="Times New Roman"/>
          <w:sz w:val="36"/>
          <w:szCs w:val="36"/>
        </w:rPr>
      </w:pPr>
    </w:p>
    <w:p w:rsidR="007456CE" w:rsidRPr="006468BC" w:rsidRDefault="007456CE" w:rsidP="006468BC">
      <w:pPr>
        <w:jc w:val="center"/>
        <w:rPr>
          <w:rFonts w:ascii="Times New Roman" w:hAnsi="Times New Roman"/>
          <w:i/>
          <w:sz w:val="28"/>
          <w:szCs w:val="28"/>
        </w:rPr>
      </w:pPr>
      <w:r w:rsidRPr="001A0D06">
        <w:rPr>
          <w:rFonts w:ascii="Times New Roman" w:eastAsia="Times New Roman" w:hAnsi="Times New Roman"/>
          <w:sz w:val="28"/>
          <w:szCs w:val="28"/>
        </w:rPr>
        <w:t xml:space="preserve">This is to certify that the project </w:t>
      </w:r>
      <w:r w:rsidRPr="001A0D06">
        <w:rPr>
          <w:rFonts w:ascii="Times New Roman" w:eastAsia="Times New Roman" w:hAnsi="Times New Roman"/>
          <w:i/>
          <w:sz w:val="28"/>
          <w:szCs w:val="28"/>
        </w:rPr>
        <w:t xml:space="preserve">entitled </w:t>
      </w:r>
      <w:r w:rsidRPr="006468BC">
        <w:rPr>
          <w:rFonts w:ascii="Times New Roman" w:eastAsia="Times New Roman" w:hAnsi="Times New Roman"/>
          <w:b/>
          <w:i/>
          <w:color w:val="FF0000"/>
          <w:sz w:val="28"/>
          <w:szCs w:val="28"/>
        </w:rPr>
        <w:t>“</w:t>
      </w:r>
      <w:r w:rsidR="006468BC" w:rsidRPr="006468BC">
        <w:rPr>
          <w:rFonts w:ascii="Times New Roman" w:hAnsi="Times New Roman"/>
          <w:b/>
          <w:i/>
          <w:color w:val="FF0000"/>
          <w:sz w:val="28"/>
          <w:szCs w:val="28"/>
        </w:rPr>
        <w:t>Solar powered autonomous multipurpose agricultural robot using”</w:t>
      </w:r>
      <w:r w:rsidR="006468BC">
        <w:rPr>
          <w:rFonts w:ascii="Times New Roman" w:hAnsi="Times New Roman"/>
          <w:i/>
          <w:sz w:val="28"/>
          <w:szCs w:val="28"/>
        </w:rPr>
        <w:t xml:space="preserve"> </w:t>
      </w:r>
      <w:r w:rsidRPr="001A0D06">
        <w:rPr>
          <w:rFonts w:ascii="Times New Roman" w:eastAsia="Times New Roman" w:hAnsi="Times New Roman"/>
          <w:i/>
          <w:color w:val="FF0000"/>
          <w:sz w:val="28"/>
          <w:szCs w:val="28"/>
        </w:rPr>
        <w:t xml:space="preserve">is the </w:t>
      </w:r>
      <w:proofErr w:type="spellStart"/>
      <w:r w:rsidRPr="001A0D06">
        <w:rPr>
          <w:rFonts w:ascii="Times New Roman" w:eastAsia="Times New Roman" w:hAnsi="Times New Roman"/>
          <w:i/>
          <w:color w:val="FF0000"/>
          <w:sz w:val="28"/>
          <w:szCs w:val="28"/>
        </w:rPr>
        <w:t>bonafied</w:t>
      </w:r>
      <w:proofErr w:type="spellEnd"/>
      <w:r w:rsidRPr="001A0D06">
        <w:rPr>
          <w:rFonts w:ascii="Times New Roman" w:eastAsia="Times New Roman" w:hAnsi="Times New Roman"/>
          <w:i/>
          <w:color w:val="FF0000"/>
          <w:sz w:val="28"/>
          <w:szCs w:val="28"/>
        </w:rPr>
        <w:t xml:space="preserve"> work done by, </w:t>
      </w:r>
      <w:proofErr w:type="spellStart"/>
      <w:r w:rsidR="006468BC">
        <w:rPr>
          <w:rFonts w:ascii="Times New Roman" w:eastAsia="Times New Roman" w:hAnsi="Times New Roman"/>
          <w:i/>
          <w:color w:val="FF0000"/>
          <w:sz w:val="28"/>
          <w:szCs w:val="28"/>
        </w:rPr>
        <w:t>G.Sireesha</w:t>
      </w:r>
      <w:proofErr w:type="spellEnd"/>
      <w:r w:rsidR="006468BC">
        <w:rPr>
          <w:rFonts w:ascii="Times New Roman" w:eastAsia="Times New Roman" w:hAnsi="Times New Roman"/>
          <w:i/>
          <w:color w:val="FF0000"/>
          <w:sz w:val="28"/>
          <w:szCs w:val="28"/>
        </w:rPr>
        <w:t xml:space="preserve">, </w:t>
      </w:r>
      <w:proofErr w:type="spellStart"/>
      <w:r w:rsidR="006468BC">
        <w:rPr>
          <w:rFonts w:ascii="Times New Roman" w:eastAsia="Times New Roman" w:hAnsi="Times New Roman"/>
          <w:i/>
          <w:color w:val="FF0000"/>
          <w:sz w:val="28"/>
          <w:szCs w:val="28"/>
        </w:rPr>
        <w:t>B.Ruchitha</w:t>
      </w:r>
      <w:proofErr w:type="spellEnd"/>
      <w:r w:rsidR="006468BC">
        <w:rPr>
          <w:rFonts w:ascii="Times New Roman" w:eastAsia="Times New Roman" w:hAnsi="Times New Roman"/>
          <w:i/>
          <w:color w:val="FF0000"/>
          <w:sz w:val="28"/>
          <w:szCs w:val="28"/>
        </w:rPr>
        <w:t xml:space="preserve">, </w:t>
      </w:r>
      <w:proofErr w:type="spellStart"/>
      <w:r w:rsidR="006468BC">
        <w:rPr>
          <w:rFonts w:ascii="Times New Roman" w:eastAsia="Times New Roman" w:hAnsi="Times New Roman"/>
          <w:i/>
          <w:color w:val="FF0000"/>
          <w:sz w:val="28"/>
          <w:szCs w:val="28"/>
        </w:rPr>
        <w:t>S.Nikitha</w:t>
      </w:r>
      <w:proofErr w:type="spellEnd"/>
      <w:r w:rsidR="006468BC">
        <w:rPr>
          <w:rFonts w:ascii="Times New Roman" w:eastAsia="Times New Roman" w:hAnsi="Times New Roman"/>
          <w:i/>
          <w:color w:val="FF0000"/>
          <w:sz w:val="28"/>
          <w:szCs w:val="28"/>
        </w:rPr>
        <w:t xml:space="preserve"> and </w:t>
      </w:r>
      <w:proofErr w:type="spellStart"/>
      <w:r w:rsidR="006468BC">
        <w:rPr>
          <w:rFonts w:ascii="Times New Roman" w:eastAsia="Times New Roman" w:hAnsi="Times New Roman"/>
          <w:i/>
          <w:color w:val="FF0000"/>
          <w:sz w:val="28"/>
          <w:szCs w:val="28"/>
        </w:rPr>
        <w:t>P.Shivani</w:t>
      </w:r>
      <w:proofErr w:type="spellEnd"/>
      <w:r w:rsidR="006468BC">
        <w:rPr>
          <w:rFonts w:ascii="Times New Roman" w:eastAsia="Times New Roman" w:hAnsi="Times New Roman"/>
          <w:i/>
          <w:color w:val="FF0000"/>
          <w:sz w:val="28"/>
          <w:szCs w:val="28"/>
        </w:rPr>
        <w:t xml:space="preserve"> bearing roll numbers 17R21A04D8,17R21A04G5,17R21A04H3 and 18R25A0431 respectively </w:t>
      </w:r>
      <w:r w:rsidRPr="001A0D06">
        <w:rPr>
          <w:rFonts w:ascii="Times New Roman" w:eastAsia="Times New Roman" w:hAnsi="Times New Roman"/>
          <w:sz w:val="28"/>
          <w:szCs w:val="28"/>
        </w:rPr>
        <w:t xml:space="preserve">in partial fulfillment of the requirement for the award of the degree of </w:t>
      </w:r>
      <w:proofErr w:type="spellStart"/>
      <w:r w:rsidRPr="001A0D06">
        <w:rPr>
          <w:rFonts w:ascii="Times New Roman" w:eastAsia="Times New Roman" w:hAnsi="Times New Roman"/>
          <w:sz w:val="28"/>
          <w:szCs w:val="28"/>
        </w:rPr>
        <w:t>B.Tech</w:t>
      </w:r>
      <w:proofErr w:type="spellEnd"/>
      <w:r w:rsidRPr="001A0D06">
        <w:rPr>
          <w:rFonts w:ascii="Times New Roman" w:eastAsia="Times New Roman" w:hAnsi="Times New Roman"/>
          <w:sz w:val="28"/>
          <w:szCs w:val="28"/>
        </w:rPr>
        <w:t xml:space="preserve"> in Electronics and Communication Engineeri</w:t>
      </w:r>
      <w:r w:rsidR="00400748">
        <w:rPr>
          <w:rFonts w:ascii="Times New Roman" w:eastAsia="Times New Roman" w:hAnsi="Times New Roman"/>
          <w:sz w:val="28"/>
          <w:szCs w:val="28"/>
        </w:rPr>
        <w:t>ng, during the academic year 2020-2021</w:t>
      </w:r>
      <w:r w:rsidRPr="001A0D06">
        <w:rPr>
          <w:rFonts w:ascii="Times New Roman" w:eastAsia="Times New Roman" w:hAnsi="Times New Roman"/>
          <w:sz w:val="28"/>
          <w:szCs w:val="28"/>
        </w:rPr>
        <w:t>.</w:t>
      </w:r>
    </w:p>
    <w:p w:rsidR="007456CE" w:rsidRPr="001A0D06" w:rsidRDefault="007456CE" w:rsidP="007456CE">
      <w:pPr>
        <w:spacing w:after="0"/>
        <w:ind w:firstLine="720"/>
        <w:jc w:val="both"/>
        <w:rPr>
          <w:rFonts w:ascii="Times New Roman" w:eastAsia="Times New Roman" w:hAnsi="Times New Roman"/>
          <w:sz w:val="28"/>
          <w:szCs w:val="28"/>
        </w:rPr>
      </w:pPr>
    </w:p>
    <w:p w:rsidR="007456CE" w:rsidRPr="001A0D06" w:rsidRDefault="007456CE" w:rsidP="007456CE">
      <w:pPr>
        <w:spacing w:after="0" w:line="240" w:lineRule="auto"/>
        <w:jc w:val="center"/>
        <w:rPr>
          <w:rFonts w:ascii="Times New Roman" w:eastAsia="Times New Roman" w:hAnsi="Times New Roman"/>
          <w:sz w:val="28"/>
          <w:szCs w:val="28"/>
        </w:rPr>
      </w:pPr>
    </w:p>
    <w:p w:rsidR="007456CE" w:rsidRPr="001A0D06" w:rsidRDefault="007456CE" w:rsidP="007456CE">
      <w:pPr>
        <w:spacing w:after="0" w:line="240" w:lineRule="auto"/>
        <w:rPr>
          <w:rFonts w:ascii="Times New Roman" w:eastAsia="Times New Roman" w:hAnsi="Times New Roman"/>
          <w:b/>
          <w:sz w:val="24"/>
          <w:szCs w:val="24"/>
        </w:rPr>
      </w:pPr>
      <w:r w:rsidRPr="001A0D06">
        <w:rPr>
          <w:rFonts w:ascii="Times New Roman" w:eastAsia="Times New Roman" w:hAnsi="Times New Roman"/>
          <w:sz w:val="44"/>
          <w:szCs w:val="44"/>
        </w:rPr>
        <w:t xml:space="preserve">         </w:t>
      </w:r>
      <w:r w:rsidRPr="001A0D06">
        <w:rPr>
          <w:rFonts w:ascii="Times New Roman" w:eastAsia="Times New Roman" w:hAnsi="Times New Roman"/>
          <w:b/>
          <w:sz w:val="36"/>
          <w:szCs w:val="36"/>
        </w:rPr>
        <w:t xml:space="preserve">           </w:t>
      </w:r>
    </w:p>
    <w:p w:rsidR="007456CE" w:rsidRPr="001A0D06" w:rsidRDefault="007456CE" w:rsidP="007456CE">
      <w:pPr>
        <w:tabs>
          <w:tab w:val="center" w:pos="4680"/>
        </w:tabs>
        <w:spacing w:after="0"/>
        <w:rPr>
          <w:rFonts w:ascii="Times New Roman" w:eastAsia="Times New Roman" w:hAnsi="Times New Roman"/>
          <w:b/>
          <w:sz w:val="24"/>
          <w:szCs w:val="24"/>
        </w:rPr>
      </w:pPr>
      <w:r w:rsidRPr="001A0D06">
        <w:rPr>
          <w:rFonts w:ascii="Times New Roman" w:eastAsia="Times New Roman" w:hAnsi="Times New Roman"/>
          <w:b/>
          <w:sz w:val="24"/>
          <w:szCs w:val="24"/>
        </w:rPr>
        <w:t xml:space="preserve">              </w:t>
      </w:r>
      <w:r w:rsidRPr="001A0D06">
        <w:rPr>
          <w:rFonts w:ascii="Times New Roman" w:eastAsia="Times New Roman" w:hAnsi="Times New Roman"/>
        </w:rPr>
        <w:t xml:space="preserve">  </w:t>
      </w:r>
    </w:p>
    <w:p w:rsidR="007456CE" w:rsidRPr="001A0D06" w:rsidRDefault="007456CE" w:rsidP="007456CE">
      <w:pPr>
        <w:spacing w:after="0" w:line="240" w:lineRule="auto"/>
        <w:rPr>
          <w:rFonts w:ascii="Times New Roman" w:eastAsia="Times New Roman" w:hAnsi="Times New Roman"/>
          <w:b/>
          <w:sz w:val="28"/>
          <w:szCs w:val="28"/>
        </w:rPr>
      </w:pPr>
      <w:r w:rsidRPr="001A0D06">
        <w:rPr>
          <w:rFonts w:ascii="Times New Roman" w:eastAsia="Times New Roman" w:hAnsi="Times New Roman"/>
          <w:b/>
          <w:sz w:val="36"/>
          <w:szCs w:val="36"/>
        </w:rPr>
        <w:t xml:space="preserve">  </w:t>
      </w:r>
      <w:r w:rsidRPr="001A0D06">
        <w:rPr>
          <w:rFonts w:ascii="Times New Roman" w:eastAsia="Times New Roman" w:hAnsi="Times New Roman"/>
          <w:b/>
          <w:sz w:val="28"/>
          <w:szCs w:val="28"/>
        </w:rPr>
        <w:t xml:space="preserve">Internal Guide                         </w:t>
      </w:r>
      <w:r w:rsidRPr="001A0D06">
        <w:rPr>
          <w:rFonts w:ascii="Times New Roman" w:eastAsia="Times New Roman" w:hAnsi="Times New Roman"/>
          <w:b/>
          <w:sz w:val="28"/>
          <w:szCs w:val="28"/>
        </w:rPr>
        <w:tab/>
      </w:r>
      <w:r w:rsidRPr="001A0D06">
        <w:rPr>
          <w:rFonts w:ascii="Times New Roman" w:eastAsia="Times New Roman" w:hAnsi="Times New Roman"/>
          <w:b/>
          <w:sz w:val="28"/>
          <w:szCs w:val="28"/>
        </w:rPr>
        <w:tab/>
        <w:t xml:space="preserve">                    Head of the Department</w:t>
      </w:r>
    </w:p>
    <w:p w:rsidR="007456CE" w:rsidRPr="001A0D06" w:rsidRDefault="007456CE" w:rsidP="007456CE">
      <w:pPr>
        <w:spacing w:after="0" w:line="240" w:lineRule="auto"/>
        <w:jc w:val="center"/>
        <w:rPr>
          <w:rFonts w:ascii="Times New Roman" w:eastAsia="Times New Roman" w:hAnsi="Times New Roman"/>
          <w:b/>
          <w:sz w:val="28"/>
          <w:szCs w:val="28"/>
        </w:rPr>
      </w:pPr>
    </w:p>
    <w:p w:rsidR="007456CE" w:rsidRPr="001A0D06" w:rsidRDefault="007456CE" w:rsidP="007456CE">
      <w:pPr>
        <w:spacing w:after="0" w:line="240" w:lineRule="auto"/>
        <w:jc w:val="center"/>
        <w:rPr>
          <w:rFonts w:ascii="Times New Roman" w:eastAsia="Times New Roman" w:hAnsi="Times New Roman"/>
          <w:b/>
          <w:sz w:val="28"/>
          <w:szCs w:val="28"/>
        </w:rPr>
      </w:pPr>
    </w:p>
    <w:p w:rsidR="007456CE" w:rsidRPr="001A0D06" w:rsidRDefault="007456CE" w:rsidP="007456CE">
      <w:pPr>
        <w:spacing w:after="0" w:line="240" w:lineRule="auto"/>
        <w:jc w:val="center"/>
        <w:rPr>
          <w:rFonts w:ascii="Times New Roman" w:eastAsia="Times New Roman" w:hAnsi="Times New Roman"/>
          <w:b/>
          <w:sz w:val="28"/>
          <w:szCs w:val="28"/>
        </w:rPr>
      </w:pPr>
    </w:p>
    <w:p w:rsidR="007456CE" w:rsidRPr="001A0D06" w:rsidRDefault="007456CE" w:rsidP="007456CE">
      <w:pPr>
        <w:spacing w:after="0" w:line="240" w:lineRule="auto"/>
        <w:jc w:val="center"/>
        <w:rPr>
          <w:rFonts w:ascii="Times New Roman" w:eastAsia="Times New Roman" w:hAnsi="Times New Roman"/>
          <w:b/>
          <w:sz w:val="28"/>
          <w:szCs w:val="28"/>
        </w:rPr>
      </w:pPr>
      <w:r w:rsidRPr="001A0D06">
        <w:rPr>
          <w:rFonts w:ascii="Times New Roman" w:eastAsia="Times New Roman" w:hAnsi="Times New Roman"/>
          <w:b/>
          <w:sz w:val="28"/>
          <w:szCs w:val="28"/>
        </w:rPr>
        <w:t>External Examiner</w:t>
      </w:r>
    </w:p>
    <w:p w:rsidR="003E0070" w:rsidRDefault="003E0070">
      <w:pPr>
        <w:spacing w:after="0" w:line="360" w:lineRule="auto"/>
        <w:jc w:val="both"/>
        <w:rPr>
          <w:rFonts w:ascii="Times New Roman" w:eastAsia="Times New Roman" w:hAnsi="Times New Roman"/>
          <w:sz w:val="14"/>
          <w:szCs w:val="24"/>
        </w:rPr>
      </w:pPr>
    </w:p>
    <w:p w:rsidR="007456CE" w:rsidRDefault="003E0070">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p>
    <w:p w:rsidR="007456CE" w:rsidRDefault="007456CE">
      <w:pPr>
        <w:spacing w:after="0" w:line="360" w:lineRule="auto"/>
        <w:jc w:val="both"/>
        <w:rPr>
          <w:rFonts w:ascii="Times New Roman" w:eastAsia="Times New Roman" w:hAnsi="Times New Roman"/>
          <w:sz w:val="24"/>
          <w:szCs w:val="24"/>
        </w:rPr>
      </w:pPr>
    </w:p>
    <w:p w:rsidR="007456CE" w:rsidRDefault="007456CE">
      <w:pPr>
        <w:spacing w:after="0" w:line="360" w:lineRule="auto"/>
        <w:jc w:val="both"/>
        <w:rPr>
          <w:rFonts w:ascii="Times New Roman" w:eastAsia="Times New Roman" w:hAnsi="Times New Roman"/>
          <w:sz w:val="24"/>
          <w:szCs w:val="24"/>
        </w:rPr>
      </w:pPr>
    </w:p>
    <w:p w:rsidR="007456CE" w:rsidRDefault="007456CE">
      <w:pPr>
        <w:spacing w:after="0" w:line="360" w:lineRule="auto"/>
        <w:jc w:val="both"/>
        <w:rPr>
          <w:rFonts w:ascii="Times New Roman" w:eastAsia="Times New Roman" w:hAnsi="Times New Roman"/>
          <w:sz w:val="24"/>
          <w:szCs w:val="24"/>
        </w:rPr>
      </w:pPr>
    </w:p>
    <w:p w:rsidR="00EA7E41" w:rsidRDefault="00EA7E41">
      <w:pPr>
        <w:spacing w:after="0" w:line="360" w:lineRule="auto"/>
        <w:jc w:val="both"/>
        <w:rPr>
          <w:rFonts w:ascii="Times New Roman" w:eastAsia="Times New Roman" w:hAnsi="Times New Roman"/>
          <w:sz w:val="24"/>
          <w:szCs w:val="24"/>
        </w:rPr>
      </w:pPr>
    </w:p>
    <w:p w:rsidR="00EA7E41" w:rsidRDefault="00EA7E41">
      <w:pPr>
        <w:spacing w:after="0" w:line="360" w:lineRule="auto"/>
        <w:jc w:val="both"/>
        <w:rPr>
          <w:rFonts w:ascii="Times New Roman" w:eastAsia="Times New Roman" w:hAnsi="Times New Roman"/>
          <w:sz w:val="24"/>
          <w:szCs w:val="24"/>
        </w:rPr>
      </w:pPr>
    </w:p>
    <w:p w:rsidR="00EA7E41" w:rsidRDefault="00EA7E41">
      <w:pPr>
        <w:spacing w:after="0" w:line="360" w:lineRule="auto"/>
        <w:jc w:val="both"/>
        <w:rPr>
          <w:rFonts w:ascii="Times New Roman" w:eastAsia="Times New Roman" w:hAnsi="Times New Roman"/>
          <w:sz w:val="24"/>
          <w:szCs w:val="24"/>
        </w:rPr>
      </w:pPr>
    </w:p>
    <w:p w:rsidR="003E0070" w:rsidRDefault="003E0070">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We express our profound thanks to the management of </w:t>
      </w:r>
      <w:r>
        <w:rPr>
          <w:rFonts w:ascii="Times New Roman" w:eastAsia="Times New Roman" w:hAnsi="Times New Roman"/>
          <w:b/>
          <w:sz w:val="24"/>
          <w:szCs w:val="24"/>
        </w:rPr>
        <w:t>MLR Institute of Technology</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Dundigal</w:t>
      </w:r>
      <w:proofErr w:type="spellEnd"/>
      <w:r>
        <w:rPr>
          <w:rFonts w:ascii="Times New Roman" w:eastAsia="Times New Roman" w:hAnsi="Times New Roman"/>
          <w:sz w:val="24"/>
          <w:szCs w:val="24"/>
        </w:rPr>
        <w:t>, Hyderabad, for completing this project.</w:t>
      </w:r>
    </w:p>
    <w:p w:rsidR="003E0070" w:rsidRDefault="003E0070">
      <w:pPr>
        <w:spacing w:after="0" w:line="360" w:lineRule="auto"/>
        <w:jc w:val="both"/>
        <w:rPr>
          <w:rFonts w:ascii="Times New Roman" w:eastAsia="Times New Roman" w:hAnsi="Times New Roman"/>
          <w:sz w:val="14"/>
          <w:szCs w:val="24"/>
        </w:rPr>
      </w:pPr>
    </w:p>
    <w:p w:rsidR="003E0070" w:rsidRDefault="003E0070">
      <w:pPr>
        <w:spacing w:after="0" w:line="360" w:lineRule="auto"/>
        <w:jc w:val="both"/>
        <w:rPr>
          <w:rFonts w:ascii="Times New Roman" w:eastAsia="Times New Roman" w:hAnsi="Times New Roman"/>
          <w:sz w:val="20"/>
          <w:szCs w:val="24"/>
        </w:rPr>
      </w:pPr>
      <w:r>
        <w:rPr>
          <w:rFonts w:ascii="Times New Roman" w:eastAsia="Times New Roman" w:hAnsi="Times New Roman"/>
          <w:sz w:val="24"/>
          <w:szCs w:val="24"/>
        </w:rPr>
        <w:tab/>
        <w:t xml:space="preserve">We take immense pleasure in expressing my sincere thanks to </w:t>
      </w:r>
      <w:proofErr w:type="spellStart"/>
      <w:r>
        <w:rPr>
          <w:rFonts w:ascii="Times New Roman" w:eastAsia="Times New Roman" w:hAnsi="Times New Roman"/>
          <w:b/>
          <w:sz w:val="24"/>
          <w:szCs w:val="24"/>
        </w:rPr>
        <w:t>Dr.K.Srinivasa</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Rao</w:t>
      </w:r>
      <w:proofErr w:type="spellEnd"/>
      <w:r>
        <w:rPr>
          <w:rFonts w:ascii="Times New Roman" w:eastAsia="Times New Roman" w:hAnsi="Times New Roman"/>
          <w:sz w:val="24"/>
          <w:szCs w:val="24"/>
        </w:rPr>
        <w:t>, Principal, MLR Institute of Technology, for his kind support and encouragement.</w:t>
      </w:r>
    </w:p>
    <w:p w:rsidR="003E0070" w:rsidRDefault="003E0070">
      <w:pPr>
        <w:spacing w:after="0" w:line="360" w:lineRule="auto"/>
        <w:jc w:val="both"/>
        <w:rPr>
          <w:rFonts w:ascii="Times New Roman" w:eastAsia="Times New Roman" w:hAnsi="Times New Roman"/>
          <w:sz w:val="14"/>
          <w:szCs w:val="24"/>
        </w:rPr>
      </w:pPr>
    </w:p>
    <w:p w:rsidR="003E0070" w:rsidRDefault="003E0070">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We are very much grateful to </w:t>
      </w:r>
      <w:r>
        <w:rPr>
          <w:rFonts w:ascii="Times New Roman" w:eastAsia="Times New Roman" w:hAnsi="Times New Roman"/>
          <w:b/>
          <w:sz w:val="24"/>
          <w:szCs w:val="24"/>
        </w:rPr>
        <w:t>Dr S.V.S Prasad</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Professor &amp;</w:t>
      </w:r>
      <w:proofErr w:type="gramEnd"/>
      <w:r>
        <w:rPr>
          <w:rFonts w:ascii="Times New Roman" w:eastAsia="Times New Roman" w:hAnsi="Times New Roman"/>
          <w:sz w:val="24"/>
          <w:szCs w:val="24"/>
        </w:rPr>
        <w:t xml:space="preserve"> Head of the Department, MLR Institute of Technology, for permitting me to do the project and encouraged me with his valuable suggestions.</w:t>
      </w:r>
    </w:p>
    <w:p w:rsidR="003E0070" w:rsidRDefault="003E0070">
      <w:pPr>
        <w:spacing w:after="0" w:line="360" w:lineRule="auto"/>
        <w:jc w:val="both"/>
        <w:rPr>
          <w:rFonts w:ascii="Times New Roman" w:eastAsia="Times New Roman" w:hAnsi="Times New Roman"/>
          <w:sz w:val="14"/>
          <w:szCs w:val="24"/>
        </w:rPr>
      </w:pPr>
    </w:p>
    <w:p w:rsidR="003E0070" w:rsidRDefault="003E0070">
      <w:pPr>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We are very much grateful to </w:t>
      </w:r>
      <w:r w:rsidR="006468BC">
        <w:rPr>
          <w:rFonts w:ascii="Times New Roman" w:eastAsia="Times New Roman" w:hAnsi="Times New Roman"/>
          <w:b/>
          <w:sz w:val="24"/>
          <w:szCs w:val="24"/>
        </w:rPr>
        <w:t xml:space="preserve">Dr. B. Sridhar, Professor </w:t>
      </w:r>
      <w:r>
        <w:rPr>
          <w:rFonts w:ascii="Times New Roman" w:eastAsia="Times New Roman" w:hAnsi="Times New Roman"/>
          <w:sz w:val="24"/>
          <w:szCs w:val="24"/>
        </w:rPr>
        <w:t>for his unflinching cooperation through the project.</w:t>
      </w:r>
    </w:p>
    <w:p w:rsidR="003E0070" w:rsidRDefault="003E0070">
      <w:pPr>
        <w:spacing w:after="0" w:line="360" w:lineRule="auto"/>
        <w:ind w:firstLine="720"/>
        <w:jc w:val="both"/>
        <w:rPr>
          <w:rFonts w:ascii="Times New Roman" w:eastAsia="Times New Roman" w:hAnsi="Times New Roman"/>
          <w:sz w:val="14"/>
          <w:szCs w:val="24"/>
        </w:rPr>
      </w:pPr>
    </w:p>
    <w:p w:rsidR="003E0070" w:rsidRDefault="003E0070">
      <w:pPr>
        <w:spacing w:after="0" w:line="360" w:lineRule="auto"/>
        <w:jc w:val="both"/>
        <w:rPr>
          <w:rFonts w:ascii="Times New Roman" w:eastAsia="Times New Roman" w:hAnsi="Times New Roman"/>
          <w:sz w:val="28"/>
          <w:szCs w:val="28"/>
        </w:rPr>
      </w:pPr>
      <w:r>
        <w:rPr>
          <w:rFonts w:ascii="Times New Roman" w:eastAsia="Times New Roman" w:hAnsi="Times New Roman"/>
          <w:sz w:val="24"/>
          <w:szCs w:val="24"/>
        </w:rPr>
        <w:t xml:space="preserve">      We would like to express our sincere thanks to the teaching and non teaching faculty members of ECE Dept., MLR Institute of Technology, who extended their help to us in making our project work successful. </w:t>
      </w:r>
    </w:p>
    <w:p w:rsidR="003E0070" w:rsidRDefault="003E0070">
      <w:pPr>
        <w:spacing w:after="0" w:line="240" w:lineRule="auto"/>
        <w:jc w:val="both"/>
        <w:rPr>
          <w:rFonts w:ascii="Times New Roman" w:eastAsia="Times New Roman" w:hAnsi="Times New Roman"/>
          <w:sz w:val="36"/>
          <w:szCs w:val="36"/>
        </w:rPr>
      </w:pPr>
      <w:r>
        <w:rPr>
          <w:rFonts w:ascii="Times New Roman" w:eastAsia="Times New Roman" w:hAnsi="Times New Roman"/>
          <w:sz w:val="36"/>
          <w:szCs w:val="36"/>
        </w:rPr>
        <w:t xml:space="preserve">                                                                                                                                                          </w:t>
      </w:r>
    </w:p>
    <w:p w:rsidR="003E0070" w:rsidRDefault="006468BC" w:rsidP="006468BC">
      <w:pPr>
        <w:spacing w:after="0" w:line="240" w:lineRule="auto"/>
        <w:jc w:val="both"/>
        <w:rPr>
          <w:rFonts w:ascii="Times New Roman" w:eastAsia="Times New Roman" w:hAnsi="Times New Roman"/>
          <w:sz w:val="32"/>
          <w:szCs w:val="36"/>
        </w:rPr>
      </w:pPr>
      <w:r>
        <w:rPr>
          <w:rFonts w:ascii="Times New Roman" w:eastAsia="Times New Roman" w:hAnsi="Times New Roman"/>
          <w:sz w:val="32"/>
          <w:szCs w:val="36"/>
        </w:rPr>
        <w:t xml:space="preserve">                                                                       </w:t>
      </w:r>
      <w:r w:rsidR="003E0070">
        <w:rPr>
          <w:rFonts w:ascii="Times New Roman" w:eastAsia="Times New Roman" w:hAnsi="Times New Roman"/>
          <w:sz w:val="32"/>
          <w:szCs w:val="36"/>
        </w:rPr>
        <w:t>Project associates:</w:t>
      </w:r>
    </w:p>
    <w:p w:rsidR="003E0070" w:rsidRDefault="003E0070">
      <w:pPr>
        <w:spacing w:after="0" w:line="240" w:lineRule="auto"/>
        <w:rPr>
          <w:rFonts w:ascii="Times New Roman" w:eastAsia="Times New Roman" w:hAnsi="Times New Roman"/>
          <w:sz w:val="24"/>
          <w:szCs w:val="28"/>
        </w:rPr>
      </w:pPr>
      <w:r>
        <w:rPr>
          <w:rFonts w:ascii="Times New Roman" w:eastAsia="Times New Roman" w:hAnsi="Times New Roman"/>
          <w:sz w:val="32"/>
          <w:szCs w:val="36"/>
        </w:rPr>
        <w:t xml:space="preserve">                                                             </w:t>
      </w:r>
      <w:r>
        <w:rPr>
          <w:rFonts w:ascii="Times New Roman" w:eastAsia="Times New Roman" w:hAnsi="Times New Roman"/>
          <w:sz w:val="24"/>
          <w:szCs w:val="28"/>
        </w:rPr>
        <w:t xml:space="preserve">                      </w:t>
      </w:r>
    </w:p>
    <w:p w:rsidR="006468BC" w:rsidRDefault="003E0070" w:rsidP="006468BC">
      <w:pPr>
        <w:spacing w:after="0" w:line="240" w:lineRule="auto"/>
        <w:rPr>
          <w:rFonts w:ascii="Times New Roman" w:eastAsia="Times New Roman" w:hAnsi="Times New Roman"/>
          <w:sz w:val="24"/>
          <w:szCs w:val="28"/>
        </w:rPr>
      </w:pPr>
      <w:r>
        <w:rPr>
          <w:rFonts w:ascii="Times New Roman" w:eastAsia="Times New Roman" w:hAnsi="Times New Roman"/>
          <w:sz w:val="24"/>
          <w:szCs w:val="28"/>
        </w:rPr>
        <w:t xml:space="preserve">                                                  </w:t>
      </w:r>
      <w:r w:rsidR="006468BC">
        <w:rPr>
          <w:rFonts w:ascii="Times New Roman" w:eastAsia="Times New Roman" w:hAnsi="Times New Roman"/>
          <w:sz w:val="24"/>
          <w:szCs w:val="28"/>
        </w:rPr>
        <w:t xml:space="preserve">                     </w:t>
      </w:r>
      <w:r w:rsidR="006468BC">
        <w:rPr>
          <w:rFonts w:ascii="Times New Roman" w:eastAsia="Times New Roman" w:hAnsi="Times New Roman"/>
          <w:sz w:val="24"/>
          <w:szCs w:val="28"/>
        </w:rPr>
        <w:tab/>
      </w:r>
      <w:r w:rsidR="006468BC">
        <w:rPr>
          <w:rFonts w:ascii="Times New Roman" w:eastAsia="Times New Roman" w:hAnsi="Times New Roman"/>
          <w:sz w:val="24"/>
          <w:szCs w:val="28"/>
        </w:rPr>
        <w:tab/>
      </w:r>
      <w:r w:rsidR="006468BC">
        <w:rPr>
          <w:rFonts w:ascii="Times New Roman" w:eastAsia="Times New Roman" w:hAnsi="Times New Roman"/>
          <w:sz w:val="24"/>
          <w:szCs w:val="28"/>
        </w:rPr>
        <w:tab/>
      </w:r>
      <w:proofErr w:type="spellStart"/>
      <w:r w:rsidR="006468BC">
        <w:rPr>
          <w:rFonts w:ascii="Times New Roman" w:eastAsia="Times New Roman" w:hAnsi="Times New Roman"/>
          <w:sz w:val="24"/>
          <w:szCs w:val="28"/>
        </w:rPr>
        <w:t>G.Sireesha</w:t>
      </w:r>
      <w:proofErr w:type="spellEnd"/>
      <w:r w:rsidR="006468BC">
        <w:rPr>
          <w:rFonts w:ascii="Times New Roman" w:eastAsia="Times New Roman" w:hAnsi="Times New Roman"/>
          <w:sz w:val="24"/>
          <w:szCs w:val="28"/>
        </w:rPr>
        <w:t xml:space="preserve">             (17R21A04D8)</w:t>
      </w:r>
    </w:p>
    <w:p w:rsidR="002177E5" w:rsidRDefault="006468BC" w:rsidP="002177E5">
      <w:pPr>
        <w:spacing w:after="0" w:line="240" w:lineRule="auto"/>
        <w:rPr>
          <w:rFonts w:ascii="Times New Roman" w:eastAsia="Times New Roman" w:hAnsi="Times New Roman"/>
          <w:sz w:val="24"/>
          <w:szCs w:val="28"/>
        </w:rPr>
      </w:pPr>
      <w:r>
        <w:rPr>
          <w:rFonts w:ascii="Times New Roman" w:eastAsia="Times New Roman" w:hAnsi="Times New Roman"/>
          <w:sz w:val="24"/>
          <w:szCs w:val="28"/>
        </w:rPr>
        <w:t xml:space="preserve">                                                                                                </w:t>
      </w:r>
      <w:proofErr w:type="spellStart"/>
      <w:r>
        <w:rPr>
          <w:rFonts w:ascii="Times New Roman" w:eastAsia="Times New Roman" w:hAnsi="Times New Roman"/>
          <w:sz w:val="24"/>
          <w:szCs w:val="28"/>
        </w:rPr>
        <w:t>B.Ruchitha</w:t>
      </w:r>
      <w:proofErr w:type="spellEnd"/>
      <w:r>
        <w:rPr>
          <w:rFonts w:ascii="Times New Roman" w:eastAsia="Times New Roman" w:hAnsi="Times New Roman"/>
          <w:sz w:val="24"/>
          <w:szCs w:val="28"/>
        </w:rPr>
        <w:t xml:space="preserve"> </w:t>
      </w:r>
      <w:r w:rsidR="002177E5">
        <w:rPr>
          <w:rFonts w:ascii="Times New Roman" w:eastAsia="Times New Roman" w:hAnsi="Times New Roman"/>
          <w:sz w:val="24"/>
          <w:szCs w:val="28"/>
        </w:rPr>
        <w:t xml:space="preserve">           (17R21A04G5</w:t>
      </w:r>
      <w:r w:rsidR="003E0070">
        <w:rPr>
          <w:rFonts w:ascii="Times New Roman" w:eastAsia="Times New Roman" w:hAnsi="Times New Roman"/>
          <w:sz w:val="24"/>
          <w:szCs w:val="28"/>
        </w:rPr>
        <w:t>)</w:t>
      </w:r>
    </w:p>
    <w:p w:rsidR="003E0070" w:rsidRPr="002177E5" w:rsidRDefault="002177E5" w:rsidP="002177E5">
      <w:pPr>
        <w:spacing w:after="0" w:line="240" w:lineRule="auto"/>
        <w:rPr>
          <w:rFonts w:ascii="Times New Roman" w:eastAsia="Times New Roman" w:hAnsi="Times New Roman"/>
          <w:sz w:val="24"/>
          <w:szCs w:val="28"/>
        </w:rPr>
      </w:pPr>
      <w:r>
        <w:rPr>
          <w:rFonts w:ascii="Times New Roman" w:eastAsia="Times New Roman" w:hAnsi="Times New Roman"/>
          <w:sz w:val="24"/>
          <w:szCs w:val="28"/>
        </w:rPr>
        <w:t xml:space="preserve">                                                                                                </w:t>
      </w:r>
      <w:proofErr w:type="spellStart"/>
      <w:r>
        <w:rPr>
          <w:rFonts w:ascii="Times New Roman" w:eastAsia="Times New Roman" w:hAnsi="Times New Roman"/>
          <w:sz w:val="24"/>
          <w:szCs w:val="28"/>
        </w:rPr>
        <w:t>S.Nikitha</w:t>
      </w:r>
      <w:proofErr w:type="spellEnd"/>
      <w:r>
        <w:rPr>
          <w:rFonts w:ascii="Times New Roman" w:eastAsia="Times New Roman" w:hAnsi="Times New Roman"/>
          <w:sz w:val="24"/>
          <w:szCs w:val="28"/>
        </w:rPr>
        <w:t xml:space="preserve">                (17R21A04H3)</w:t>
      </w:r>
      <w:r w:rsidR="003E0070">
        <w:rPr>
          <w:rFonts w:ascii="Times New Roman" w:eastAsia="Times New Roman" w:hAnsi="Times New Roman"/>
          <w:sz w:val="24"/>
          <w:szCs w:val="28"/>
        </w:rPr>
        <w:t xml:space="preserve">                                                            </w:t>
      </w:r>
      <w:r>
        <w:rPr>
          <w:rFonts w:ascii="Times New Roman" w:eastAsia="Times New Roman" w:hAnsi="Times New Roman"/>
          <w:sz w:val="24"/>
          <w:szCs w:val="28"/>
        </w:rPr>
        <w:t xml:space="preserve">              </w:t>
      </w:r>
      <w:r w:rsidR="003E0070">
        <w:rPr>
          <w:rFonts w:ascii="Times New Roman" w:eastAsia="Times New Roman" w:hAnsi="Times New Roman"/>
          <w:sz w:val="24"/>
          <w:szCs w:val="28"/>
        </w:rPr>
        <w:t xml:space="preserve">              </w:t>
      </w:r>
      <w:r>
        <w:rPr>
          <w:rFonts w:ascii="Times New Roman" w:eastAsia="Times New Roman" w:hAnsi="Times New Roman"/>
          <w:sz w:val="24"/>
          <w:szCs w:val="28"/>
        </w:rPr>
        <w:t xml:space="preserve"> </w:t>
      </w:r>
    </w:p>
    <w:p w:rsidR="003E0070" w:rsidRPr="002177E5" w:rsidRDefault="002177E5" w:rsidP="002177E5">
      <w:pPr>
        <w:autoSpaceDE w:val="0"/>
        <w:autoSpaceDN w:val="0"/>
        <w:adjustRightInd w:val="0"/>
        <w:spacing w:after="0" w:line="360" w:lineRule="auto"/>
        <w:rPr>
          <w:rFonts w:ascii="Times New Roman" w:eastAsia="MS Mincho" w:hAnsi="Times New Roman"/>
          <w:bCs/>
          <w:sz w:val="24"/>
          <w:szCs w:val="24"/>
          <w:lang w:eastAsia="ja-JP"/>
        </w:rPr>
      </w:pPr>
      <w:r w:rsidRPr="002177E5">
        <w:rPr>
          <w:rFonts w:ascii="Times New Roman" w:eastAsia="MS Mincho" w:hAnsi="Times New Roman"/>
          <w:bCs/>
          <w:sz w:val="24"/>
          <w:szCs w:val="24"/>
          <w:lang w:eastAsia="ja-JP"/>
        </w:rPr>
        <w:t xml:space="preserve">                                                                                  </w:t>
      </w:r>
      <w:r>
        <w:rPr>
          <w:rFonts w:ascii="Times New Roman" w:eastAsia="MS Mincho" w:hAnsi="Times New Roman"/>
          <w:bCs/>
          <w:sz w:val="24"/>
          <w:szCs w:val="24"/>
          <w:lang w:eastAsia="ja-JP"/>
        </w:rPr>
        <w:t xml:space="preserve">              </w:t>
      </w:r>
      <w:proofErr w:type="spellStart"/>
      <w:r w:rsidRPr="002177E5">
        <w:rPr>
          <w:rFonts w:ascii="Times New Roman" w:eastAsia="MS Mincho" w:hAnsi="Times New Roman"/>
          <w:bCs/>
          <w:sz w:val="24"/>
          <w:szCs w:val="24"/>
          <w:lang w:eastAsia="ja-JP"/>
        </w:rPr>
        <w:t>P.Shivani</w:t>
      </w:r>
      <w:proofErr w:type="spellEnd"/>
      <w:r>
        <w:rPr>
          <w:rFonts w:ascii="Times New Roman" w:eastAsia="MS Mincho" w:hAnsi="Times New Roman"/>
          <w:bCs/>
          <w:sz w:val="24"/>
          <w:szCs w:val="24"/>
          <w:lang w:eastAsia="ja-JP"/>
        </w:rPr>
        <w:t xml:space="preserve">                (18R25A0431)  </w:t>
      </w:r>
    </w:p>
    <w:p w:rsidR="003E0070" w:rsidRDefault="002177E5">
      <w:r>
        <w:t xml:space="preserve">                       </w:t>
      </w:r>
      <w:r>
        <w:tab/>
      </w:r>
      <w:r>
        <w:tab/>
      </w:r>
    </w:p>
    <w:p w:rsidR="003E0070" w:rsidRDefault="003E0070"/>
    <w:p w:rsidR="003E0070" w:rsidRDefault="003E0070"/>
    <w:p w:rsidR="003E0070" w:rsidRDefault="003E0070">
      <w:pPr>
        <w:spacing w:after="0" w:line="240" w:lineRule="auto"/>
        <w:rPr>
          <w:rFonts w:ascii="Bookman Old Style" w:eastAsia="Times New Roman" w:hAnsi="Bookman Old Style"/>
          <w:b/>
          <w:sz w:val="28"/>
          <w:szCs w:val="28"/>
        </w:rPr>
      </w:pPr>
      <w:r>
        <w:rPr>
          <w:rFonts w:ascii="Times New Roman" w:eastAsia="Times New Roman" w:hAnsi="Times New Roman"/>
          <w:sz w:val="28"/>
          <w:szCs w:val="28"/>
        </w:rPr>
        <w:t xml:space="preserve"> </w:t>
      </w:r>
      <w:r>
        <w:rPr>
          <w:rFonts w:ascii="Bookman Old Style" w:eastAsia="Times New Roman" w:hAnsi="Bookman Old Style"/>
          <w:b/>
          <w:sz w:val="28"/>
          <w:szCs w:val="28"/>
        </w:rPr>
        <w:t xml:space="preserve">                                     </w:t>
      </w: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3E0070" w:rsidRDefault="003E0070">
      <w:pPr>
        <w:jc w:val="center"/>
        <w:rPr>
          <w:b/>
          <w:sz w:val="28"/>
          <w:szCs w:val="28"/>
          <w:u w:val="single"/>
        </w:rPr>
      </w:pPr>
      <w:r>
        <w:rPr>
          <w:b/>
          <w:sz w:val="28"/>
          <w:szCs w:val="28"/>
          <w:u w:val="single"/>
        </w:rPr>
        <w:t>ABSTRACT</w:t>
      </w:r>
    </w:p>
    <w:p w:rsidR="003E0070" w:rsidRDefault="003E0070">
      <w:pPr>
        <w:jc w:val="center"/>
        <w:rPr>
          <w:b/>
          <w:sz w:val="28"/>
          <w:szCs w:val="28"/>
          <w:u w:val="single"/>
        </w:rPr>
      </w:pPr>
    </w:p>
    <w:p w:rsidR="003E0070" w:rsidRPr="002177E5" w:rsidRDefault="003E0070" w:rsidP="002177E5">
      <w:pPr>
        <w:jc w:val="both"/>
        <w:rPr>
          <w:rFonts w:cs="Calibri"/>
          <w:b/>
          <w:u w:val="single"/>
        </w:rPr>
      </w:pPr>
    </w:p>
    <w:p w:rsidR="002177E5" w:rsidRPr="002177E5" w:rsidRDefault="002177E5" w:rsidP="002177E5">
      <w:pPr>
        <w:jc w:val="both"/>
        <w:rPr>
          <w:rFonts w:cs="Calibri"/>
          <w:color w:val="333333"/>
        </w:rPr>
      </w:pPr>
      <w:r w:rsidRPr="002177E5">
        <w:rPr>
          <w:rFonts w:cs="Calibri"/>
        </w:rPr>
        <w:t xml:space="preserve">Agriculture has always been an important occupation in India. Almost 70% of the population depends on agriculture as their occupation. </w:t>
      </w:r>
      <w:r w:rsidRPr="002177E5">
        <w:rPr>
          <w:rFonts w:cs="Calibri"/>
          <w:color w:val="333333"/>
        </w:rPr>
        <w:t>The present methods of seed sowing, pesticide spraying and grass cutting are expensive and inconvenient to handle. So the agricultural system in India should be encouraged by developing a system which will reduce the man power and time.</w:t>
      </w:r>
    </w:p>
    <w:p w:rsidR="002177E5" w:rsidRPr="002177E5" w:rsidRDefault="002177E5" w:rsidP="002177E5">
      <w:pPr>
        <w:jc w:val="both"/>
        <w:rPr>
          <w:rFonts w:cs="Calibri"/>
          <w:color w:val="333333"/>
        </w:rPr>
      </w:pPr>
      <w:r w:rsidRPr="002177E5">
        <w:rPr>
          <w:rFonts w:cs="Calibri"/>
          <w:color w:val="333333"/>
        </w:rPr>
        <w:t xml:space="preserve">Main aim of our project is to reduce man power by developing a robot which does the activities like seeding, </w:t>
      </w:r>
      <w:proofErr w:type="spellStart"/>
      <w:r w:rsidRPr="002177E5">
        <w:rPr>
          <w:rFonts w:cs="Calibri"/>
          <w:color w:val="333333"/>
        </w:rPr>
        <w:t>ploughing</w:t>
      </w:r>
      <w:proofErr w:type="spellEnd"/>
      <w:r w:rsidRPr="002177E5">
        <w:rPr>
          <w:rFonts w:cs="Calibri"/>
          <w:color w:val="333333"/>
        </w:rPr>
        <w:t xml:space="preserve"> and watering. In addition to this we are using soil sensor to check the moisture in soil. Solar panels are used for power backup. We are developing an android application using embedded C and connect to ESP32 by which we can give the commands to the robot.</w:t>
      </w:r>
    </w:p>
    <w:p w:rsidR="002177E5" w:rsidRDefault="002177E5" w:rsidP="002177E5">
      <w:pPr>
        <w:spacing w:after="0"/>
        <w:ind w:left="-851" w:firstLine="851"/>
        <w:jc w:val="both"/>
        <w:rPr>
          <w:rFonts w:cs="Calibri"/>
        </w:rPr>
      </w:pPr>
      <w:r w:rsidRPr="002177E5">
        <w:rPr>
          <w:rFonts w:cs="Calibri"/>
          <w:color w:val="333333"/>
        </w:rPr>
        <w:t xml:space="preserve">It is mainly used in agriculture sectors and local farming. </w:t>
      </w:r>
      <w:r w:rsidRPr="002177E5">
        <w:rPr>
          <w:rFonts w:cs="Calibri"/>
        </w:rPr>
        <w:t>The bene</w:t>
      </w:r>
      <w:r>
        <w:rPr>
          <w:rFonts w:cs="Calibri"/>
        </w:rPr>
        <w:t>fits of robot are reduced human</w:t>
      </w:r>
    </w:p>
    <w:p w:rsidR="002177E5" w:rsidRPr="002177E5" w:rsidRDefault="002177E5" w:rsidP="002177E5">
      <w:pPr>
        <w:spacing w:after="0"/>
        <w:jc w:val="both"/>
        <w:rPr>
          <w:rFonts w:cs="Calibri"/>
        </w:rPr>
      </w:pPr>
      <w:proofErr w:type="gramStart"/>
      <w:r w:rsidRPr="002177E5">
        <w:rPr>
          <w:rFonts w:cs="Calibri"/>
        </w:rPr>
        <w:t>intervention</w:t>
      </w:r>
      <w:proofErr w:type="gramEnd"/>
      <w:r w:rsidRPr="002177E5">
        <w:rPr>
          <w:rFonts w:cs="Calibri"/>
        </w:rPr>
        <w:t xml:space="preserve"> and efficient resources utilization. Instructions are  passed  to the  system which  ensures  no  direct  contact  with  human  and thus safety of operator is ensured. The robot is solar powered hence </w:t>
      </w:r>
      <w:proofErr w:type="gramStart"/>
      <w:r w:rsidRPr="002177E5">
        <w:rPr>
          <w:rFonts w:cs="Calibri"/>
        </w:rPr>
        <w:t>it  is</w:t>
      </w:r>
      <w:proofErr w:type="gramEnd"/>
      <w:r w:rsidRPr="002177E5">
        <w:rPr>
          <w:rFonts w:cs="Calibri"/>
        </w:rPr>
        <w:t xml:space="preserve">  renewable  energy  source. By using this advanced work, farmer can save more time and also reduce lot of </w:t>
      </w:r>
      <w:proofErr w:type="spellStart"/>
      <w:r w:rsidRPr="002177E5">
        <w:rPr>
          <w:rFonts w:cs="Calibri"/>
        </w:rPr>
        <w:t>labour</w:t>
      </w:r>
      <w:proofErr w:type="spellEnd"/>
      <w:r w:rsidRPr="002177E5">
        <w:rPr>
          <w:rFonts w:cs="Calibri"/>
        </w:rPr>
        <w:t xml:space="preserve"> cost.</w:t>
      </w:r>
    </w:p>
    <w:p w:rsidR="002177E5" w:rsidRPr="002177E5" w:rsidRDefault="002177E5" w:rsidP="002177E5">
      <w:pPr>
        <w:spacing w:after="0"/>
        <w:ind w:left="-851" w:firstLine="851"/>
        <w:jc w:val="both"/>
        <w:rPr>
          <w:rFonts w:cs="Calibri"/>
          <w:color w:val="333333"/>
        </w:rPr>
      </w:pPr>
      <w:r>
        <w:rPr>
          <w:rFonts w:cs="Calibri"/>
        </w:rPr>
        <w:t xml:space="preserve">          </w:t>
      </w:r>
    </w:p>
    <w:p w:rsidR="002177E5" w:rsidRDefault="002177E5">
      <w:pPr>
        <w:jc w:val="both"/>
      </w:pPr>
    </w:p>
    <w:p w:rsidR="003E0070" w:rsidRDefault="003E0070">
      <w:pPr>
        <w:jc w:val="both"/>
      </w:pPr>
    </w:p>
    <w:p w:rsidR="003E0070" w:rsidRDefault="003E0070">
      <w:pPr>
        <w:jc w:val="both"/>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jc w:val="center"/>
        <w:rPr>
          <w:rFonts w:ascii="Verdana" w:eastAsia="MS Mincho" w:hAnsi="Verdana"/>
          <w:b/>
          <w:sz w:val="28"/>
          <w:szCs w:val="28"/>
          <w:lang w:eastAsia="ja-JP"/>
        </w:rPr>
      </w:pPr>
      <w:r>
        <w:rPr>
          <w:rFonts w:ascii="Verdana" w:eastAsia="MS Mincho" w:hAnsi="Verdana"/>
          <w:b/>
          <w:sz w:val="28"/>
          <w:szCs w:val="28"/>
          <w:lang w:eastAsia="ja-JP"/>
        </w:rPr>
        <w:t>TABLE OF CONTENTS</w:t>
      </w:r>
    </w:p>
    <w:p w:rsidR="003E0070" w:rsidRDefault="003E0070">
      <w:pPr>
        <w:spacing w:after="0" w:line="240" w:lineRule="auto"/>
        <w:jc w:val="center"/>
        <w:rPr>
          <w:rFonts w:ascii="Times New Roman" w:eastAsia="MS Mincho" w:hAnsi="Times New Roman"/>
          <w:b/>
          <w:sz w:val="28"/>
          <w:szCs w:val="28"/>
          <w:lang w:eastAsia="ja-JP"/>
        </w:rPr>
      </w:pPr>
    </w:p>
    <w:p w:rsidR="003E0070" w:rsidRDefault="003E0070">
      <w:pPr>
        <w:spacing w:after="0" w:line="240" w:lineRule="auto"/>
        <w:rPr>
          <w:rFonts w:ascii="Times New Roman" w:eastAsia="MS Mincho" w:hAnsi="Times New Roman"/>
          <w:b/>
          <w:sz w:val="28"/>
          <w:szCs w:val="28"/>
          <w:lang w:eastAsia="ja-JP"/>
        </w:rPr>
      </w:pPr>
      <w:r>
        <w:rPr>
          <w:rFonts w:ascii="Times New Roman" w:eastAsia="MS Mincho" w:hAnsi="Times New Roman"/>
          <w:b/>
          <w:sz w:val="28"/>
          <w:szCs w:val="28"/>
          <w:lang w:eastAsia="ja-JP"/>
        </w:rPr>
        <w:tab/>
      </w:r>
      <w:r>
        <w:rPr>
          <w:rFonts w:ascii="Times New Roman" w:eastAsia="MS Mincho" w:hAnsi="Times New Roman"/>
          <w:b/>
          <w:sz w:val="28"/>
          <w:szCs w:val="28"/>
          <w:lang w:eastAsia="ja-JP"/>
        </w:rPr>
        <w:tab/>
        <w:t>ABSTRACT</w:t>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t>viii to ---</w:t>
      </w:r>
      <w:r>
        <w:rPr>
          <w:rFonts w:ascii="Times New Roman" w:eastAsia="MS Mincho" w:hAnsi="Times New Roman"/>
          <w:b/>
          <w:sz w:val="28"/>
          <w:szCs w:val="28"/>
          <w:lang w:eastAsia="ja-JP"/>
        </w:rPr>
        <w:tab/>
      </w:r>
    </w:p>
    <w:p w:rsidR="003E0070" w:rsidRDefault="003E0070">
      <w:pPr>
        <w:spacing w:after="0" w:line="240" w:lineRule="auto"/>
        <w:rPr>
          <w:rFonts w:ascii="Times New Roman" w:eastAsia="MS Mincho" w:hAnsi="Times New Roman"/>
          <w:b/>
          <w:sz w:val="28"/>
          <w:szCs w:val="28"/>
          <w:lang w:eastAsia="ja-JP"/>
        </w:rPr>
      </w:pPr>
      <w:r>
        <w:rPr>
          <w:rFonts w:ascii="Times New Roman" w:eastAsia="MS Mincho" w:hAnsi="Times New Roman"/>
          <w:b/>
          <w:sz w:val="28"/>
          <w:szCs w:val="28"/>
          <w:lang w:eastAsia="ja-JP"/>
        </w:rPr>
        <w:tab/>
      </w:r>
      <w:r>
        <w:rPr>
          <w:rFonts w:ascii="Times New Roman" w:eastAsia="MS Mincho" w:hAnsi="Times New Roman"/>
          <w:b/>
          <w:sz w:val="28"/>
          <w:szCs w:val="28"/>
          <w:lang w:eastAsia="ja-JP"/>
        </w:rPr>
        <w:tab/>
        <w:t>LIST OF FIGURES</w:t>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t xml:space="preserve">--- to ---    </w:t>
      </w:r>
    </w:p>
    <w:p w:rsidR="003E0070" w:rsidRDefault="003E0070">
      <w:pPr>
        <w:spacing w:after="0" w:line="240" w:lineRule="auto"/>
        <w:rPr>
          <w:rFonts w:ascii="Times New Roman" w:eastAsia="MS Mincho" w:hAnsi="Times New Roman"/>
          <w:b/>
          <w:sz w:val="28"/>
          <w:szCs w:val="28"/>
          <w:lang w:eastAsia="ja-JP"/>
        </w:rPr>
      </w:pPr>
      <w:r>
        <w:rPr>
          <w:rFonts w:ascii="Times New Roman" w:eastAsia="MS Mincho" w:hAnsi="Times New Roman"/>
          <w:b/>
          <w:sz w:val="28"/>
          <w:szCs w:val="28"/>
          <w:lang w:eastAsia="ja-JP"/>
        </w:rPr>
        <w:tab/>
      </w:r>
      <w:r>
        <w:rPr>
          <w:rFonts w:ascii="Times New Roman" w:eastAsia="MS Mincho" w:hAnsi="Times New Roman"/>
          <w:b/>
          <w:sz w:val="28"/>
          <w:szCs w:val="28"/>
          <w:lang w:eastAsia="ja-JP"/>
        </w:rPr>
        <w:tab/>
        <w:t>LIST OF TABLES (if any)</w:t>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t>--- to ---</w:t>
      </w:r>
    </w:p>
    <w:p w:rsidR="003E0070" w:rsidRDefault="003E0070">
      <w:pPr>
        <w:spacing w:after="0" w:line="240" w:lineRule="auto"/>
        <w:rPr>
          <w:rFonts w:ascii="Times New Roman" w:eastAsia="MS Mincho" w:hAnsi="Times New Roman"/>
          <w:b/>
          <w:sz w:val="28"/>
          <w:szCs w:val="28"/>
          <w:lang w:eastAsia="ja-JP"/>
        </w:rPr>
      </w:pPr>
      <w:r>
        <w:rPr>
          <w:rFonts w:ascii="Times New Roman" w:eastAsia="MS Mincho" w:hAnsi="Times New Roman"/>
          <w:b/>
          <w:sz w:val="28"/>
          <w:szCs w:val="28"/>
          <w:lang w:eastAsia="ja-JP"/>
        </w:rPr>
        <w:t xml:space="preserve">          </w:t>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t>LIST OF ABBREVIATIONS                      --- to ---</w:t>
      </w:r>
    </w:p>
    <w:p w:rsidR="003E0070" w:rsidRDefault="003E0070">
      <w:pPr>
        <w:spacing w:after="0" w:line="240" w:lineRule="auto"/>
        <w:rPr>
          <w:rFonts w:ascii="Times New Roman" w:eastAsia="MS Mincho" w:hAnsi="Times New Roman"/>
          <w:b/>
          <w:sz w:val="28"/>
          <w:szCs w:val="28"/>
          <w:lang w:eastAsia="ja-JP"/>
        </w:rPr>
      </w:pPr>
      <w:r>
        <w:rPr>
          <w:rFonts w:ascii="Times New Roman" w:eastAsia="MS Mincho" w:hAnsi="Times New Roman"/>
          <w:b/>
          <w:sz w:val="28"/>
          <w:szCs w:val="28"/>
          <w:lang w:eastAsia="ja-JP"/>
        </w:rPr>
        <w:tab/>
        <w:t xml:space="preserve">          NOTATION                                                   --- to ---</w:t>
      </w:r>
    </w:p>
    <w:p w:rsidR="003E0070" w:rsidRDefault="003E0070">
      <w:pPr>
        <w:spacing w:after="0" w:line="240" w:lineRule="auto"/>
        <w:rPr>
          <w:rFonts w:ascii="Times New Roman" w:eastAsia="MS Mincho" w:hAnsi="Times New Roman"/>
          <w:b/>
          <w:sz w:val="28"/>
          <w:szCs w:val="28"/>
          <w:lang w:eastAsia="ja-JP"/>
        </w:rPr>
      </w:pPr>
    </w:p>
    <w:p w:rsidR="003E0070" w:rsidRDefault="003E0070">
      <w:pPr>
        <w:spacing w:after="0" w:line="240" w:lineRule="auto"/>
        <w:rPr>
          <w:rFonts w:ascii="Times New Roman" w:eastAsia="MS Mincho" w:hAnsi="Times New Roman"/>
          <w:b/>
          <w:sz w:val="28"/>
          <w:szCs w:val="28"/>
          <w:lang w:eastAsia="ja-JP"/>
        </w:rPr>
      </w:pPr>
      <w:r>
        <w:rPr>
          <w:rFonts w:ascii="Times New Roman" w:eastAsia="MS Mincho" w:hAnsi="Times New Roman"/>
          <w:b/>
          <w:sz w:val="28"/>
          <w:szCs w:val="28"/>
          <w:lang w:eastAsia="ja-JP"/>
        </w:rPr>
        <w:t xml:space="preserve">CHAPTER 1                          Introduction                                       </w:t>
      </w:r>
      <w:r>
        <w:rPr>
          <w:rFonts w:ascii="Times New Roman" w:eastAsia="MS Mincho" w:hAnsi="Times New Roman"/>
          <w:b/>
          <w:sz w:val="24"/>
          <w:szCs w:val="24"/>
          <w:lang w:eastAsia="ja-JP"/>
        </w:rPr>
        <w:t>Page No.</w:t>
      </w:r>
    </w:p>
    <w:p w:rsidR="003E0070" w:rsidRDefault="003E0070">
      <w:pPr>
        <w:spacing w:after="0" w:line="240" w:lineRule="auto"/>
        <w:rPr>
          <w:rFonts w:ascii="Times New Roman" w:eastAsia="MS Mincho" w:hAnsi="Times New Roman"/>
          <w:sz w:val="24"/>
          <w:szCs w:val="24"/>
          <w:lang w:eastAsia="ja-JP"/>
        </w:rPr>
      </w:pPr>
      <w:r>
        <w:rPr>
          <w:rFonts w:ascii="Times New Roman" w:eastAsia="MS Mincho" w:hAnsi="Times New Roman"/>
          <w:b/>
          <w:sz w:val="28"/>
          <w:szCs w:val="28"/>
          <w:lang w:eastAsia="ja-JP"/>
        </w:rPr>
        <w:t xml:space="preserve">                      </w:t>
      </w:r>
      <w:r w:rsidR="00942C60">
        <w:rPr>
          <w:rFonts w:ascii="Times New Roman" w:eastAsia="MS Mincho" w:hAnsi="Times New Roman"/>
          <w:sz w:val="24"/>
          <w:szCs w:val="24"/>
          <w:lang w:eastAsia="ja-JP"/>
        </w:rPr>
        <w:t>1.1                 Introduction</w:t>
      </w:r>
      <w:r>
        <w:rPr>
          <w:rFonts w:ascii="Times New Roman" w:eastAsia="MS Mincho" w:hAnsi="Times New Roman"/>
          <w:sz w:val="24"/>
          <w:szCs w:val="24"/>
          <w:lang w:eastAsia="ja-JP"/>
        </w:rPr>
        <w:t xml:space="preserve">                                   </w:t>
      </w:r>
      <w:r w:rsidR="00942C60">
        <w:rPr>
          <w:rFonts w:ascii="Times New Roman" w:eastAsia="MS Mincho" w:hAnsi="Times New Roman"/>
          <w:sz w:val="24"/>
          <w:szCs w:val="24"/>
          <w:lang w:eastAsia="ja-JP"/>
        </w:rPr>
        <w:t xml:space="preserve">                                </w:t>
      </w:r>
      <w:r>
        <w:rPr>
          <w:rFonts w:ascii="Times New Roman" w:eastAsia="MS Mincho" w:hAnsi="Times New Roman"/>
          <w:sz w:val="24"/>
          <w:szCs w:val="24"/>
          <w:lang w:eastAsia="ja-JP"/>
        </w:rPr>
        <w:t>1</w:t>
      </w:r>
    </w:p>
    <w:p w:rsidR="003E0070" w:rsidRDefault="003E0070">
      <w:pPr>
        <w:spacing w:after="0" w:line="240" w:lineRule="auto"/>
        <w:rPr>
          <w:rFonts w:ascii="Times New Roman" w:eastAsia="MS Mincho" w:hAnsi="Times New Roman"/>
          <w:sz w:val="24"/>
          <w:szCs w:val="24"/>
          <w:lang w:eastAsia="ja-JP"/>
        </w:rPr>
      </w:pPr>
      <w:r>
        <w:rPr>
          <w:rFonts w:ascii="Times New Roman" w:eastAsia="MS Mincho" w:hAnsi="Times New Roman"/>
          <w:sz w:val="24"/>
          <w:szCs w:val="24"/>
          <w:lang w:eastAsia="ja-JP"/>
        </w:rPr>
        <w:t xml:space="preserve">             </w:t>
      </w:r>
      <w:r>
        <w:rPr>
          <w:rFonts w:ascii="Times New Roman" w:eastAsia="MS Mincho" w:hAnsi="Times New Roman"/>
          <w:sz w:val="24"/>
          <w:szCs w:val="24"/>
          <w:lang w:eastAsia="ja-JP"/>
        </w:rPr>
        <w:tab/>
        <w:t xml:space="preserve">  1.2     </w:t>
      </w:r>
      <w:r w:rsidR="00942C60">
        <w:rPr>
          <w:rFonts w:ascii="Times New Roman" w:eastAsia="MS Mincho" w:hAnsi="Times New Roman"/>
          <w:sz w:val="24"/>
          <w:szCs w:val="24"/>
          <w:lang w:eastAsia="ja-JP"/>
        </w:rPr>
        <w:t xml:space="preserve">           Project Overview</w:t>
      </w:r>
    </w:p>
    <w:p w:rsidR="003E0070" w:rsidRDefault="003E0070">
      <w:pPr>
        <w:spacing w:after="0" w:line="240" w:lineRule="auto"/>
        <w:rPr>
          <w:rFonts w:ascii="Times New Roman" w:eastAsia="MS Mincho" w:hAnsi="Times New Roman"/>
          <w:sz w:val="24"/>
          <w:szCs w:val="24"/>
          <w:lang w:eastAsia="ja-JP"/>
        </w:rPr>
      </w:pPr>
      <w:r>
        <w:rPr>
          <w:rFonts w:ascii="Times New Roman" w:eastAsia="MS Mincho" w:hAnsi="Times New Roman"/>
          <w:sz w:val="24"/>
          <w:szCs w:val="24"/>
          <w:lang w:eastAsia="ja-JP"/>
        </w:rPr>
        <w:tab/>
      </w:r>
      <w:r>
        <w:rPr>
          <w:rFonts w:ascii="Times New Roman" w:eastAsia="MS Mincho" w:hAnsi="Times New Roman"/>
          <w:sz w:val="24"/>
          <w:szCs w:val="24"/>
          <w:lang w:eastAsia="ja-JP"/>
        </w:rPr>
        <w:tab/>
      </w:r>
    </w:p>
    <w:p w:rsidR="004B0EAE" w:rsidRDefault="004B0EAE" w:rsidP="004B0EAE">
      <w:pPr>
        <w:rPr>
          <w:rFonts w:ascii="Times New Roman" w:hAnsi="Times New Roman"/>
          <w:b/>
          <w:color w:val="000000"/>
          <w:sz w:val="28"/>
          <w:szCs w:val="28"/>
        </w:rPr>
      </w:pPr>
      <w:r>
        <w:rPr>
          <w:rFonts w:ascii="Times New Roman" w:eastAsia="MS Mincho" w:hAnsi="Times New Roman"/>
          <w:b/>
          <w:sz w:val="28"/>
          <w:szCs w:val="28"/>
          <w:lang w:eastAsia="ja-JP"/>
        </w:rPr>
        <w:t xml:space="preserve">CHAPTER </w:t>
      </w:r>
      <w:proofErr w:type="gramStart"/>
      <w:r w:rsidRPr="00CC25A1">
        <w:rPr>
          <w:rFonts w:ascii="Times New Roman" w:eastAsia="MS Mincho" w:hAnsi="Times New Roman"/>
          <w:b/>
          <w:sz w:val="28"/>
          <w:szCs w:val="28"/>
          <w:lang w:eastAsia="ja-JP"/>
        </w:rPr>
        <w:t>2</w:t>
      </w:r>
      <w:r>
        <w:rPr>
          <w:rFonts w:ascii="Times New Roman" w:eastAsia="MS Mincho" w:hAnsi="Times New Roman"/>
          <w:b/>
          <w:sz w:val="28"/>
          <w:szCs w:val="28"/>
          <w:lang w:eastAsia="ja-JP"/>
        </w:rPr>
        <w:t xml:space="preserve">        </w:t>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r>
      <w:r>
        <w:rPr>
          <w:rFonts w:ascii="Times New Roman" w:hAnsi="Times New Roman"/>
          <w:b/>
          <w:color w:val="000000"/>
          <w:sz w:val="28"/>
          <w:szCs w:val="28"/>
        </w:rPr>
        <w:t>BACKGROUND INFORMATION</w:t>
      </w:r>
      <w:proofErr w:type="gramEnd"/>
      <w:r>
        <w:rPr>
          <w:rFonts w:ascii="Times New Roman" w:hAnsi="Times New Roman"/>
          <w:b/>
          <w:color w:val="000000"/>
          <w:sz w:val="28"/>
          <w:szCs w:val="28"/>
        </w:rPr>
        <w:tab/>
      </w:r>
      <w:r>
        <w:rPr>
          <w:rFonts w:ascii="Times New Roman" w:hAnsi="Times New Roman"/>
          <w:b/>
          <w:color w:val="000000"/>
          <w:sz w:val="28"/>
          <w:szCs w:val="28"/>
        </w:rPr>
        <w:tab/>
        <w:t xml:space="preserve">     Page No.</w:t>
      </w:r>
    </w:p>
    <w:p w:rsidR="004B0EAE" w:rsidRPr="00737628" w:rsidRDefault="004B0EAE" w:rsidP="004B0EAE">
      <w:pPr>
        <w:spacing w:after="0" w:line="360" w:lineRule="auto"/>
        <w:rPr>
          <w:rFonts w:ascii="Times New Roman" w:eastAsia="MS Mincho" w:hAnsi="Times New Roman"/>
          <w:sz w:val="24"/>
          <w:szCs w:val="24"/>
          <w:lang w:eastAsia="ja-JP"/>
        </w:rPr>
      </w:pPr>
      <w:r>
        <w:rPr>
          <w:rFonts w:ascii="Times New Roman" w:hAnsi="Times New Roman"/>
          <w:b/>
          <w:color w:val="000000"/>
          <w:sz w:val="28"/>
          <w:szCs w:val="28"/>
        </w:rPr>
        <w:tab/>
      </w:r>
      <w:r>
        <w:rPr>
          <w:rFonts w:ascii="Times New Roman" w:eastAsia="MS Mincho" w:hAnsi="Times New Roman"/>
          <w:b/>
          <w:sz w:val="28"/>
          <w:szCs w:val="28"/>
          <w:lang w:eastAsia="ja-JP"/>
        </w:rPr>
        <w:tab/>
      </w:r>
      <w:r w:rsidRPr="00737628">
        <w:rPr>
          <w:rFonts w:ascii="Times New Roman" w:eastAsia="MS Mincho" w:hAnsi="Times New Roman"/>
          <w:sz w:val="24"/>
          <w:szCs w:val="24"/>
          <w:lang w:eastAsia="ja-JP"/>
        </w:rPr>
        <w:t xml:space="preserve">2.1 </w:t>
      </w:r>
      <w:r w:rsidRPr="00737628">
        <w:rPr>
          <w:rFonts w:ascii="Times New Roman" w:eastAsia="MS Mincho" w:hAnsi="Times New Roman"/>
          <w:sz w:val="24"/>
          <w:szCs w:val="24"/>
          <w:lang w:eastAsia="ja-JP"/>
        </w:rPr>
        <w:tab/>
      </w:r>
      <w:r w:rsidRPr="00737628">
        <w:rPr>
          <w:rFonts w:ascii="Times New Roman" w:eastAsia="MS Mincho" w:hAnsi="Times New Roman"/>
          <w:sz w:val="24"/>
          <w:szCs w:val="24"/>
          <w:lang w:eastAsia="ja-JP"/>
        </w:rPr>
        <w:tab/>
      </w:r>
      <w:r w:rsidRPr="004B0EAE">
        <w:rPr>
          <w:rFonts w:ascii="Times New Roman" w:hAnsi="Times New Roman"/>
          <w:sz w:val="24"/>
          <w:szCs w:val="24"/>
        </w:rPr>
        <w:t>Embedded Systems</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 xml:space="preserve">            15</w:t>
      </w:r>
    </w:p>
    <w:p w:rsidR="004B0EAE" w:rsidRPr="00737628"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2.1.1</w:t>
      </w:r>
      <w:r w:rsidRPr="00737628">
        <w:rPr>
          <w:rFonts w:ascii="Times New Roman" w:eastAsia="MS Mincho" w:hAnsi="Times New Roman"/>
          <w:sz w:val="24"/>
          <w:szCs w:val="24"/>
          <w:lang w:eastAsia="ja-JP"/>
        </w:rPr>
        <w:t xml:space="preserve"> </w:t>
      </w:r>
      <w:r w:rsidRPr="00737628">
        <w:rPr>
          <w:rFonts w:ascii="Times New Roman" w:eastAsia="MS Mincho" w:hAnsi="Times New Roman"/>
          <w:sz w:val="24"/>
          <w:szCs w:val="24"/>
          <w:lang w:eastAsia="ja-JP"/>
        </w:rPr>
        <w:tab/>
      </w:r>
      <w:r w:rsidRPr="00737628">
        <w:rPr>
          <w:rFonts w:ascii="Times New Roman" w:eastAsia="MS Mincho" w:hAnsi="Times New Roman"/>
          <w:sz w:val="24"/>
          <w:szCs w:val="24"/>
          <w:lang w:eastAsia="ja-JP"/>
        </w:rPr>
        <w:tab/>
      </w:r>
      <w:r w:rsidRPr="004B0EAE">
        <w:rPr>
          <w:rFonts w:ascii="Times New Roman" w:hAnsi="Times New Roman"/>
          <w:color w:val="000000"/>
          <w:sz w:val="24"/>
          <w:szCs w:val="24"/>
        </w:rPr>
        <w:t>History</w:t>
      </w:r>
      <w:r w:rsidRPr="004B0EAE">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15</w:t>
      </w:r>
    </w:p>
    <w:p w:rsidR="004B0EAE" w:rsidRPr="00737628" w:rsidRDefault="004B0EAE" w:rsidP="004B0EAE">
      <w:pPr>
        <w:spacing w:after="0" w:line="360" w:lineRule="auto"/>
        <w:rPr>
          <w:rFonts w:ascii="Times New Roman" w:eastAsia="MS Mincho" w:hAnsi="Times New Roman"/>
          <w:sz w:val="24"/>
          <w:szCs w:val="24"/>
          <w:lang w:eastAsia="ja-JP"/>
        </w:rPr>
      </w:pPr>
      <w:r>
        <w:rPr>
          <w:rFonts w:ascii="Times New Roman" w:eastAsia="MS Mincho" w:hAnsi="Times New Roman"/>
          <w:sz w:val="24"/>
          <w:szCs w:val="24"/>
          <w:lang w:eastAsia="ja-JP"/>
        </w:rPr>
        <w:t xml:space="preserve">     </w:t>
      </w:r>
      <w:r>
        <w:rPr>
          <w:rFonts w:ascii="Times New Roman" w:eastAsia="MS Mincho" w:hAnsi="Times New Roman"/>
          <w:sz w:val="24"/>
          <w:szCs w:val="24"/>
          <w:lang w:eastAsia="ja-JP"/>
        </w:rPr>
        <w:tab/>
      </w:r>
      <w:r>
        <w:rPr>
          <w:rFonts w:ascii="Times New Roman" w:eastAsia="MS Mincho" w:hAnsi="Times New Roman"/>
          <w:sz w:val="24"/>
          <w:szCs w:val="24"/>
          <w:lang w:eastAsia="ja-JP"/>
        </w:rPr>
        <w:tab/>
        <w:t>2.1.2</w:t>
      </w:r>
      <w:r w:rsidRPr="00737628">
        <w:rPr>
          <w:rFonts w:ascii="Times New Roman" w:eastAsia="MS Mincho" w:hAnsi="Times New Roman"/>
          <w:sz w:val="24"/>
          <w:szCs w:val="24"/>
          <w:lang w:eastAsia="ja-JP"/>
        </w:rPr>
        <w:t xml:space="preserve"> </w:t>
      </w:r>
      <w:r w:rsidRPr="00737628">
        <w:rPr>
          <w:rFonts w:ascii="Times New Roman" w:eastAsia="MS Mincho" w:hAnsi="Times New Roman"/>
          <w:sz w:val="24"/>
          <w:szCs w:val="24"/>
          <w:lang w:eastAsia="ja-JP"/>
        </w:rPr>
        <w:tab/>
      </w:r>
      <w:r w:rsidRPr="00737628">
        <w:rPr>
          <w:rFonts w:ascii="Times New Roman" w:eastAsia="MS Mincho" w:hAnsi="Times New Roman"/>
          <w:sz w:val="24"/>
          <w:szCs w:val="24"/>
          <w:lang w:eastAsia="ja-JP"/>
        </w:rPr>
        <w:tab/>
      </w:r>
      <w:r>
        <w:rPr>
          <w:rFonts w:ascii="Times New Roman" w:eastAsia="MS Mincho" w:hAnsi="Times New Roman"/>
          <w:sz w:val="24"/>
          <w:szCs w:val="24"/>
          <w:lang w:eastAsia="ja-JP"/>
        </w:rPr>
        <w:t>Tools</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 xml:space="preserve">                                    16</w:t>
      </w:r>
    </w:p>
    <w:p w:rsidR="004B0EAE"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2.1.4</w:t>
      </w:r>
      <w:r w:rsidRPr="00737628">
        <w:rPr>
          <w:rFonts w:ascii="Times New Roman" w:eastAsia="MS Mincho" w:hAnsi="Times New Roman"/>
          <w:sz w:val="24"/>
          <w:szCs w:val="24"/>
          <w:lang w:eastAsia="ja-JP"/>
        </w:rPr>
        <w:t xml:space="preserve"> </w:t>
      </w:r>
      <w:r w:rsidRPr="00737628">
        <w:rPr>
          <w:rFonts w:ascii="Times New Roman" w:eastAsia="MS Mincho" w:hAnsi="Times New Roman"/>
          <w:sz w:val="24"/>
          <w:szCs w:val="24"/>
          <w:lang w:eastAsia="ja-JP"/>
        </w:rPr>
        <w:tab/>
      </w:r>
      <w:r w:rsidRPr="00737628">
        <w:rPr>
          <w:rFonts w:ascii="Times New Roman" w:eastAsia="MS Mincho" w:hAnsi="Times New Roman"/>
          <w:sz w:val="24"/>
          <w:szCs w:val="24"/>
          <w:lang w:eastAsia="ja-JP"/>
        </w:rPr>
        <w:tab/>
      </w:r>
      <w:r>
        <w:rPr>
          <w:rFonts w:ascii="Times New Roman" w:eastAsia="MS Mincho" w:hAnsi="Times New Roman"/>
          <w:sz w:val="24"/>
          <w:szCs w:val="24"/>
          <w:lang w:eastAsia="ja-JP"/>
        </w:rPr>
        <w:t>Real time issues</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16</w:t>
      </w:r>
    </w:p>
    <w:p w:rsidR="004B0EAE"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 xml:space="preserve">2.2                   Need </w:t>
      </w:r>
      <w:proofErr w:type="gramStart"/>
      <w:r>
        <w:rPr>
          <w:rFonts w:ascii="Times New Roman" w:eastAsia="MS Mincho" w:hAnsi="Times New Roman"/>
          <w:sz w:val="24"/>
          <w:szCs w:val="24"/>
          <w:lang w:eastAsia="ja-JP"/>
        </w:rPr>
        <w:t>For</w:t>
      </w:r>
      <w:proofErr w:type="gramEnd"/>
      <w:r>
        <w:rPr>
          <w:rFonts w:ascii="Times New Roman" w:eastAsia="MS Mincho" w:hAnsi="Times New Roman"/>
          <w:sz w:val="24"/>
          <w:szCs w:val="24"/>
          <w:lang w:eastAsia="ja-JP"/>
        </w:rPr>
        <w:t xml:space="preserve"> Embedded Systems                                                 17</w:t>
      </w:r>
    </w:p>
    <w:p w:rsidR="004B0EAE"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 xml:space="preserve">2.2.1              Debugging                                               </w:t>
      </w:r>
      <w:r w:rsidR="00B743BD">
        <w:rPr>
          <w:rFonts w:ascii="Times New Roman" w:eastAsia="MS Mincho" w:hAnsi="Times New Roman"/>
          <w:sz w:val="24"/>
          <w:szCs w:val="24"/>
          <w:lang w:eastAsia="ja-JP"/>
        </w:rPr>
        <w:t xml:space="preserve">                               </w:t>
      </w:r>
      <w:r>
        <w:rPr>
          <w:rFonts w:ascii="Times New Roman" w:eastAsia="MS Mincho" w:hAnsi="Times New Roman"/>
          <w:sz w:val="24"/>
          <w:szCs w:val="24"/>
          <w:lang w:eastAsia="ja-JP"/>
        </w:rPr>
        <w:t>18</w:t>
      </w:r>
    </w:p>
    <w:p w:rsidR="004B0EAE"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 xml:space="preserve">2.2.2          </w:t>
      </w:r>
      <w:r w:rsidR="00B743BD">
        <w:rPr>
          <w:rFonts w:ascii="Times New Roman" w:eastAsia="MS Mincho" w:hAnsi="Times New Roman"/>
          <w:sz w:val="24"/>
          <w:szCs w:val="24"/>
          <w:lang w:eastAsia="ja-JP"/>
        </w:rPr>
        <w:t xml:space="preserve">    Reliability</w:t>
      </w:r>
      <w:r w:rsidR="00B743BD">
        <w:rPr>
          <w:rFonts w:ascii="Times New Roman" w:eastAsia="MS Mincho" w:hAnsi="Times New Roman"/>
          <w:sz w:val="24"/>
          <w:szCs w:val="24"/>
          <w:lang w:eastAsia="ja-JP"/>
        </w:rPr>
        <w:tab/>
      </w:r>
      <w:r w:rsidR="00B743BD">
        <w:rPr>
          <w:rFonts w:ascii="Times New Roman" w:eastAsia="MS Mincho" w:hAnsi="Times New Roman"/>
          <w:sz w:val="24"/>
          <w:szCs w:val="24"/>
          <w:lang w:eastAsia="ja-JP"/>
        </w:rPr>
        <w:tab/>
      </w:r>
      <w:r w:rsidR="00B743BD">
        <w:rPr>
          <w:rFonts w:ascii="Times New Roman" w:eastAsia="MS Mincho" w:hAnsi="Times New Roman"/>
          <w:sz w:val="24"/>
          <w:szCs w:val="24"/>
          <w:lang w:eastAsia="ja-JP"/>
        </w:rPr>
        <w:tab/>
      </w:r>
      <w:r w:rsidR="00B743BD">
        <w:rPr>
          <w:rFonts w:ascii="Times New Roman" w:eastAsia="MS Mincho" w:hAnsi="Times New Roman"/>
          <w:sz w:val="24"/>
          <w:szCs w:val="24"/>
          <w:lang w:eastAsia="ja-JP"/>
        </w:rPr>
        <w:tab/>
      </w:r>
      <w:r w:rsidR="00B743BD">
        <w:rPr>
          <w:rFonts w:ascii="Times New Roman" w:eastAsia="MS Mincho" w:hAnsi="Times New Roman"/>
          <w:sz w:val="24"/>
          <w:szCs w:val="24"/>
          <w:lang w:eastAsia="ja-JP"/>
        </w:rPr>
        <w:tab/>
      </w:r>
      <w:r w:rsidR="00B743BD">
        <w:rPr>
          <w:rFonts w:ascii="Times New Roman" w:eastAsia="MS Mincho" w:hAnsi="Times New Roman"/>
          <w:sz w:val="24"/>
          <w:szCs w:val="24"/>
          <w:lang w:eastAsia="ja-JP"/>
        </w:rPr>
        <w:tab/>
        <w:t xml:space="preserve">          </w:t>
      </w:r>
      <w:r>
        <w:rPr>
          <w:rFonts w:ascii="Times New Roman" w:eastAsia="MS Mincho" w:hAnsi="Times New Roman"/>
          <w:sz w:val="24"/>
          <w:szCs w:val="24"/>
          <w:lang w:eastAsia="ja-JP"/>
        </w:rPr>
        <w:t>19</w:t>
      </w:r>
    </w:p>
    <w:p w:rsidR="004B0EAE"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 xml:space="preserve">2.3 </w:t>
      </w:r>
      <w:r>
        <w:rPr>
          <w:rFonts w:ascii="Times New Roman" w:eastAsia="MS Mincho" w:hAnsi="Times New Roman"/>
          <w:sz w:val="24"/>
          <w:szCs w:val="24"/>
          <w:lang w:eastAsia="ja-JP"/>
        </w:rPr>
        <w:tab/>
        <w:t xml:space="preserve">          Explanation of embedded systems                                          20</w:t>
      </w:r>
    </w:p>
    <w:p w:rsidR="004B0EAE"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2.3.1              Software Architecture                                                             21</w:t>
      </w:r>
    </w:p>
    <w:p w:rsidR="004B0EAE"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2.3.2              Stand Alone embedded system                                               22</w:t>
      </w:r>
    </w:p>
    <w:p w:rsidR="004B0EAE"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2.3.3              Real-time embedded system                                                   23</w:t>
      </w:r>
    </w:p>
    <w:p w:rsidR="004B0EAE"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 xml:space="preserve">2.3.4              Network communication embedded system </w:t>
      </w:r>
      <w:r>
        <w:rPr>
          <w:rFonts w:ascii="Times New Roman" w:eastAsia="MS Mincho" w:hAnsi="Times New Roman"/>
          <w:sz w:val="24"/>
          <w:szCs w:val="24"/>
          <w:lang w:eastAsia="ja-JP"/>
        </w:rPr>
        <w:tab/>
      </w:r>
      <w:r>
        <w:rPr>
          <w:rFonts w:ascii="Times New Roman" w:eastAsia="MS Mincho" w:hAnsi="Times New Roman"/>
          <w:sz w:val="24"/>
          <w:szCs w:val="24"/>
          <w:lang w:eastAsia="ja-JP"/>
        </w:rPr>
        <w:tab/>
        <w:t xml:space="preserve">           24</w:t>
      </w:r>
    </w:p>
    <w:p w:rsidR="004B0EAE" w:rsidRDefault="004B0EAE" w:rsidP="004B0EAE">
      <w:pPr>
        <w:spacing w:after="0" w:line="360" w:lineRule="auto"/>
        <w:ind w:left="720" w:firstLine="720"/>
        <w:rPr>
          <w:rFonts w:ascii="Times New Roman" w:hAnsi="Times New Roman"/>
          <w:sz w:val="24"/>
          <w:szCs w:val="24"/>
        </w:rPr>
      </w:pPr>
      <w:r>
        <w:rPr>
          <w:rFonts w:ascii="Times New Roman" w:eastAsia="MS Mincho" w:hAnsi="Times New Roman"/>
          <w:sz w:val="24"/>
          <w:szCs w:val="24"/>
          <w:lang w:eastAsia="ja-JP"/>
        </w:rPr>
        <w:t>2.3.5</w:t>
      </w:r>
      <w:r>
        <w:rPr>
          <w:rFonts w:ascii="Times New Roman" w:eastAsia="MS Mincho" w:hAnsi="Times New Roman"/>
          <w:sz w:val="24"/>
          <w:szCs w:val="24"/>
          <w:lang w:eastAsia="ja-JP"/>
        </w:rPr>
        <w:tab/>
        <w:t xml:space="preserve">          </w:t>
      </w:r>
      <w:r w:rsidRPr="004B0EAE">
        <w:rPr>
          <w:rFonts w:ascii="Times New Roman" w:hAnsi="Times New Roman"/>
          <w:sz w:val="24"/>
          <w:szCs w:val="24"/>
        </w:rPr>
        <w:t>Different types of processing units</w:t>
      </w:r>
      <w:r>
        <w:rPr>
          <w:rFonts w:ascii="Times New Roman" w:hAnsi="Times New Roman"/>
          <w:sz w:val="24"/>
          <w:szCs w:val="24"/>
        </w:rPr>
        <w:t xml:space="preserve">                                          25</w:t>
      </w:r>
    </w:p>
    <w:p w:rsidR="004B0EAE" w:rsidRDefault="00B743BD"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2.4                 Applications of embedded systems                                         26</w:t>
      </w:r>
    </w:p>
    <w:p w:rsidR="00B743BD" w:rsidRDefault="00B743BD"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 xml:space="preserve">2.4.1              Consumer Applications    </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 xml:space="preserve">           27</w:t>
      </w:r>
    </w:p>
    <w:p w:rsidR="00B743BD" w:rsidRDefault="00B743BD"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2.4.2              Office automation</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28</w:t>
      </w:r>
    </w:p>
    <w:p w:rsidR="00B743BD" w:rsidRDefault="00B743BD"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2.4.3              Industrial automation</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29</w:t>
      </w:r>
    </w:p>
    <w:p w:rsidR="00B743BD" w:rsidRDefault="00B743BD"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2.4.4              Computer Networking</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30</w:t>
      </w:r>
    </w:p>
    <w:p w:rsidR="00B743BD" w:rsidRDefault="00B743BD"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2.4.5              Telecommunications</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31</w:t>
      </w:r>
    </w:p>
    <w:p w:rsidR="004B0EAE" w:rsidRPr="00CC25A1" w:rsidRDefault="004B0EAE" w:rsidP="004B0EAE">
      <w:pPr>
        <w:spacing w:after="0" w:line="360" w:lineRule="auto"/>
        <w:rPr>
          <w:rFonts w:ascii="Times New Roman" w:eastAsia="MS Mincho" w:hAnsi="Times New Roman"/>
          <w:b/>
          <w:sz w:val="28"/>
          <w:szCs w:val="28"/>
          <w:lang w:eastAsia="ja-JP"/>
        </w:rPr>
      </w:pPr>
    </w:p>
    <w:p w:rsidR="004B0EAE" w:rsidRDefault="004B0EAE" w:rsidP="004B0EAE">
      <w:pPr>
        <w:spacing w:after="0" w:line="360" w:lineRule="auto"/>
        <w:rPr>
          <w:rFonts w:ascii="Times New Roman" w:eastAsia="MS Mincho" w:hAnsi="Times New Roman"/>
          <w:b/>
          <w:sz w:val="28"/>
          <w:szCs w:val="28"/>
          <w:lang w:eastAsia="ja-JP"/>
        </w:rPr>
      </w:pPr>
      <w:r w:rsidRPr="00CC25A1">
        <w:rPr>
          <w:rFonts w:ascii="Times New Roman" w:eastAsia="MS Mincho" w:hAnsi="Times New Roman"/>
          <w:b/>
          <w:sz w:val="28"/>
          <w:szCs w:val="28"/>
          <w:lang w:eastAsia="ja-JP"/>
        </w:rPr>
        <w:t xml:space="preserve">CHAPTER </w:t>
      </w:r>
      <w:proofErr w:type="gramStart"/>
      <w:r w:rsidRPr="00CC25A1">
        <w:rPr>
          <w:rFonts w:ascii="Times New Roman" w:eastAsia="MS Mincho" w:hAnsi="Times New Roman"/>
          <w:b/>
          <w:sz w:val="28"/>
          <w:szCs w:val="28"/>
          <w:lang w:eastAsia="ja-JP"/>
        </w:rPr>
        <w:t xml:space="preserve">3        </w:t>
      </w:r>
      <w:r w:rsidRPr="00CC25A1">
        <w:rPr>
          <w:rFonts w:ascii="Times New Roman" w:eastAsia="MS Mincho" w:hAnsi="Times New Roman"/>
          <w:b/>
          <w:sz w:val="28"/>
          <w:szCs w:val="28"/>
          <w:lang w:eastAsia="ja-JP"/>
        </w:rPr>
        <w:tab/>
      </w:r>
      <w:r w:rsidRPr="00CC25A1">
        <w:rPr>
          <w:rFonts w:ascii="Times New Roman" w:eastAsia="MS Mincho" w:hAnsi="Times New Roman"/>
          <w:b/>
          <w:sz w:val="28"/>
          <w:szCs w:val="28"/>
          <w:lang w:eastAsia="ja-JP"/>
        </w:rPr>
        <w:tab/>
      </w:r>
      <w:r w:rsidR="00942C60">
        <w:rPr>
          <w:rFonts w:ascii="Times New Roman" w:eastAsia="MS Mincho" w:hAnsi="Times New Roman"/>
          <w:b/>
          <w:sz w:val="28"/>
          <w:szCs w:val="28"/>
          <w:lang w:eastAsia="ja-JP"/>
        </w:rPr>
        <w:t>Project Description</w:t>
      </w:r>
      <w:proofErr w:type="gramEnd"/>
      <w:r w:rsidRPr="00CC25A1">
        <w:rPr>
          <w:rFonts w:ascii="Times New Roman" w:eastAsia="MS Mincho" w:hAnsi="Times New Roman"/>
          <w:b/>
          <w:sz w:val="28"/>
          <w:szCs w:val="28"/>
          <w:lang w:eastAsia="ja-JP"/>
        </w:rPr>
        <w:t xml:space="preserve">                        </w:t>
      </w:r>
      <w:r>
        <w:rPr>
          <w:rFonts w:ascii="Times New Roman" w:eastAsia="MS Mincho" w:hAnsi="Times New Roman"/>
          <w:b/>
          <w:sz w:val="28"/>
          <w:szCs w:val="28"/>
          <w:lang w:eastAsia="ja-JP"/>
        </w:rPr>
        <w:t xml:space="preserve">      </w:t>
      </w:r>
      <w:r w:rsidR="00B743BD">
        <w:rPr>
          <w:rFonts w:ascii="Times New Roman" w:eastAsia="MS Mincho" w:hAnsi="Times New Roman"/>
          <w:b/>
          <w:sz w:val="28"/>
          <w:szCs w:val="28"/>
          <w:lang w:eastAsia="ja-JP"/>
        </w:rPr>
        <w:t xml:space="preserve">       </w:t>
      </w:r>
      <w:r w:rsidRPr="00CC25A1">
        <w:rPr>
          <w:rFonts w:ascii="Times New Roman" w:eastAsia="MS Mincho" w:hAnsi="Times New Roman"/>
          <w:b/>
          <w:sz w:val="28"/>
          <w:szCs w:val="28"/>
          <w:lang w:eastAsia="ja-JP"/>
        </w:rPr>
        <w:t>Page No.</w:t>
      </w:r>
    </w:p>
    <w:p w:rsidR="004B0EAE" w:rsidRPr="00CC25A1" w:rsidRDefault="004B0EAE" w:rsidP="004B0EAE">
      <w:pPr>
        <w:spacing w:after="0" w:line="360" w:lineRule="auto"/>
        <w:ind w:left="720" w:firstLine="720"/>
        <w:rPr>
          <w:rFonts w:ascii="Times New Roman" w:eastAsia="MS Mincho" w:hAnsi="Times New Roman"/>
          <w:sz w:val="24"/>
          <w:szCs w:val="24"/>
          <w:lang w:eastAsia="ja-JP"/>
        </w:rPr>
      </w:pPr>
      <w:r>
        <w:rPr>
          <w:rFonts w:ascii="Times New Roman" w:eastAsia="MS Mincho" w:hAnsi="Times New Roman"/>
          <w:sz w:val="24"/>
          <w:szCs w:val="24"/>
          <w:lang w:eastAsia="ja-JP"/>
        </w:rPr>
        <w:t xml:space="preserve">3.1                   </w:t>
      </w:r>
      <w:r w:rsidR="00B743BD">
        <w:rPr>
          <w:rFonts w:ascii="Times New Roman" w:eastAsia="MS Mincho" w:hAnsi="Times New Roman"/>
          <w:sz w:val="24"/>
          <w:szCs w:val="24"/>
          <w:lang w:eastAsia="ja-JP"/>
        </w:rPr>
        <w:t>Block diagram</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sidR="00B743BD">
        <w:rPr>
          <w:rFonts w:ascii="Times New Roman" w:eastAsia="MS Mincho" w:hAnsi="Times New Roman"/>
          <w:sz w:val="24"/>
          <w:szCs w:val="24"/>
          <w:lang w:eastAsia="ja-JP"/>
        </w:rPr>
        <w:t xml:space="preserve">                        </w:t>
      </w:r>
      <w:r>
        <w:rPr>
          <w:rFonts w:ascii="Times New Roman" w:eastAsia="MS Mincho" w:hAnsi="Times New Roman"/>
          <w:sz w:val="24"/>
          <w:szCs w:val="24"/>
          <w:lang w:eastAsia="ja-JP"/>
        </w:rPr>
        <w:t>19</w:t>
      </w:r>
    </w:p>
    <w:p w:rsidR="00942C60" w:rsidRDefault="004B0EAE" w:rsidP="004B0EAE">
      <w:pPr>
        <w:spacing w:after="0" w:line="360" w:lineRule="auto"/>
        <w:ind w:left="1440"/>
        <w:rPr>
          <w:rFonts w:ascii="Times New Roman" w:eastAsia="MS Mincho" w:hAnsi="Times New Roman"/>
          <w:sz w:val="24"/>
          <w:szCs w:val="24"/>
          <w:lang w:eastAsia="ja-JP"/>
        </w:rPr>
      </w:pPr>
      <w:r>
        <w:rPr>
          <w:rFonts w:ascii="Times New Roman" w:eastAsia="MS Mincho" w:hAnsi="Times New Roman"/>
          <w:sz w:val="24"/>
          <w:szCs w:val="24"/>
          <w:lang w:eastAsia="ja-JP"/>
        </w:rPr>
        <w:t xml:space="preserve">3.2                   </w:t>
      </w:r>
      <w:r w:rsidR="00942C60">
        <w:rPr>
          <w:rFonts w:ascii="Times New Roman" w:eastAsia="MS Mincho" w:hAnsi="Times New Roman"/>
          <w:sz w:val="24"/>
          <w:szCs w:val="24"/>
          <w:lang w:eastAsia="ja-JP"/>
        </w:rPr>
        <w:t>Advantages and Disadvantages</w:t>
      </w:r>
    </w:p>
    <w:p w:rsidR="004B0EAE" w:rsidRPr="00CC25A1" w:rsidRDefault="00B743BD" w:rsidP="004B0EAE">
      <w:pPr>
        <w:spacing w:after="0" w:line="360" w:lineRule="auto"/>
        <w:ind w:left="1440"/>
        <w:rPr>
          <w:rFonts w:ascii="Times New Roman" w:eastAsia="MS Mincho" w:hAnsi="Times New Roman"/>
          <w:sz w:val="24"/>
          <w:szCs w:val="24"/>
          <w:lang w:eastAsia="ja-JP"/>
        </w:rPr>
      </w:pPr>
      <w:r>
        <w:rPr>
          <w:rFonts w:ascii="Times New Roman" w:eastAsia="MS Mincho" w:hAnsi="Times New Roman"/>
          <w:sz w:val="24"/>
          <w:szCs w:val="24"/>
          <w:lang w:eastAsia="ja-JP"/>
        </w:rPr>
        <w:t>Hardware components</w:t>
      </w:r>
      <w:r w:rsidR="004B0EAE">
        <w:rPr>
          <w:rFonts w:ascii="Times New Roman" w:eastAsia="MS Mincho" w:hAnsi="Times New Roman"/>
          <w:sz w:val="24"/>
          <w:szCs w:val="24"/>
          <w:lang w:eastAsia="ja-JP"/>
        </w:rPr>
        <w:tab/>
      </w:r>
      <w:r w:rsidR="004B0EAE">
        <w:rPr>
          <w:rFonts w:ascii="Times New Roman" w:eastAsia="MS Mincho" w:hAnsi="Times New Roman"/>
          <w:sz w:val="24"/>
          <w:szCs w:val="24"/>
          <w:lang w:eastAsia="ja-JP"/>
        </w:rPr>
        <w:tab/>
      </w:r>
      <w:r w:rsidR="004B0EAE">
        <w:rPr>
          <w:rFonts w:ascii="Times New Roman" w:eastAsia="MS Mincho" w:hAnsi="Times New Roman"/>
          <w:sz w:val="24"/>
          <w:szCs w:val="24"/>
          <w:lang w:eastAsia="ja-JP"/>
        </w:rPr>
        <w:tab/>
      </w:r>
      <w:r w:rsidR="004B0EAE">
        <w:rPr>
          <w:rFonts w:ascii="Times New Roman" w:eastAsia="MS Mincho" w:hAnsi="Times New Roman"/>
          <w:sz w:val="24"/>
          <w:szCs w:val="24"/>
          <w:lang w:eastAsia="ja-JP"/>
        </w:rPr>
        <w:tab/>
      </w:r>
      <w:r w:rsidR="004B0EAE">
        <w:rPr>
          <w:rFonts w:ascii="Times New Roman" w:eastAsia="MS Mincho" w:hAnsi="Times New Roman"/>
          <w:sz w:val="24"/>
          <w:szCs w:val="24"/>
          <w:lang w:eastAsia="ja-JP"/>
        </w:rPr>
        <w:tab/>
        <w:t>19</w:t>
      </w:r>
    </w:p>
    <w:p w:rsidR="00942C60" w:rsidRDefault="00942C60" w:rsidP="004B0EAE">
      <w:pPr>
        <w:spacing w:after="0" w:line="360" w:lineRule="auto"/>
        <w:ind w:left="1440"/>
        <w:rPr>
          <w:rFonts w:ascii="Times New Roman" w:eastAsia="MS Mincho" w:hAnsi="Times New Roman"/>
          <w:sz w:val="24"/>
          <w:szCs w:val="24"/>
          <w:lang w:eastAsia="ja-JP"/>
        </w:rPr>
      </w:pPr>
      <w:r>
        <w:rPr>
          <w:rFonts w:ascii="Times New Roman" w:eastAsia="MS Mincho" w:hAnsi="Times New Roman"/>
          <w:sz w:val="24"/>
          <w:szCs w:val="24"/>
          <w:lang w:eastAsia="ja-JP"/>
        </w:rPr>
        <w:t xml:space="preserve">3.3  </w:t>
      </w:r>
      <w:r w:rsidR="008C276D">
        <w:rPr>
          <w:rFonts w:ascii="Times New Roman" w:eastAsia="MS Mincho" w:hAnsi="Times New Roman"/>
          <w:sz w:val="24"/>
          <w:szCs w:val="24"/>
          <w:lang w:eastAsia="ja-JP"/>
        </w:rPr>
        <w:t xml:space="preserve">                </w:t>
      </w:r>
      <w:r>
        <w:rPr>
          <w:rFonts w:ascii="Times New Roman" w:eastAsia="MS Mincho" w:hAnsi="Times New Roman"/>
          <w:sz w:val="24"/>
          <w:szCs w:val="24"/>
          <w:lang w:eastAsia="ja-JP"/>
        </w:rPr>
        <w:t>Applications</w:t>
      </w:r>
    </w:p>
    <w:p w:rsidR="003E0070" w:rsidRDefault="003E0070">
      <w:pPr>
        <w:spacing w:after="0" w:line="240" w:lineRule="auto"/>
        <w:rPr>
          <w:rFonts w:ascii="Times New Roman" w:eastAsia="MS Mincho" w:hAnsi="Times New Roman"/>
          <w:sz w:val="24"/>
          <w:szCs w:val="24"/>
          <w:lang w:eastAsia="ja-JP"/>
        </w:rPr>
      </w:pPr>
    </w:p>
    <w:p w:rsidR="003E0070" w:rsidRDefault="003E0070">
      <w:pPr>
        <w:spacing w:after="0" w:line="240" w:lineRule="auto"/>
        <w:rPr>
          <w:rFonts w:ascii="Times New Roman" w:eastAsia="MS Mincho" w:hAnsi="Times New Roman"/>
          <w:b/>
          <w:sz w:val="24"/>
          <w:szCs w:val="24"/>
          <w:lang w:eastAsia="ja-JP"/>
        </w:rPr>
      </w:pPr>
    </w:p>
    <w:p w:rsidR="003E0070" w:rsidRDefault="00942C60">
      <w:pPr>
        <w:spacing w:after="0" w:line="240" w:lineRule="auto"/>
        <w:rPr>
          <w:rFonts w:ascii="Times New Roman" w:eastAsia="MS Mincho" w:hAnsi="Times New Roman"/>
          <w:b/>
          <w:sz w:val="28"/>
          <w:szCs w:val="28"/>
          <w:lang w:eastAsia="ja-JP"/>
        </w:rPr>
      </w:pPr>
      <w:proofErr w:type="gramStart"/>
      <w:r>
        <w:rPr>
          <w:rFonts w:ascii="Times New Roman" w:eastAsia="MS Mincho" w:hAnsi="Times New Roman"/>
          <w:b/>
          <w:sz w:val="28"/>
          <w:szCs w:val="28"/>
          <w:lang w:eastAsia="ja-JP"/>
        </w:rPr>
        <w:t xml:space="preserve">CHAPTER   4 </w:t>
      </w:r>
      <w:r>
        <w:rPr>
          <w:rFonts w:ascii="Times New Roman" w:eastAsia="MS Mincho" w:hAnsi="Times New Roman"/>
          <w:b/>
          <w:sz w:val="28"/>
          <w:szCs w:val="28"/>
          <w:lang w:eastAsia="ja-JP"/>
        </w:rPr>
        <w:tab/>
        <w:t xml:space="preserve">      Hardware and Software Description              Page No.</w:t>
      </w:r>
      <w:proofErr w:type="gramEnd"/>
    </w:p>
    <w:p w:rsidR="00942C60" w:rsidRDefault="00942C60">
      <w:pPr>
        <w:spacing w:after="0" w:line="240" w:lineRule="auto"/>
        <w:rPr>
          <w:rFonts w:ascii="Times New Roman" w:eastAsia="MS Mincho" w:hAnsi="Times New Roman"/>
          <w:b/>
          <w:sz w:val="28"/>
          <w:szCs w:val="28"/>
          <w:lang w:eastAsia="ja-JP"/>
        </w:rPr>
      </w:pPr>
    </w:p>
    <w:p w:rsidR="00942C60" w:rsidRPr="00942C60" w:rsidRDefault="00942C60" w:rsidP="00942C60">
      <w:pPr>
        <w:spacing w:after="0" w:line="360" w:lineRule="auto"/>
        <w:ind w:left="1440"/>
        <w:rPr>
          <w:rFonts w:ascii="Times New Roman" w:eastAsia="MS Mincho" w:hAnsi="Times New Roman"/>
          <w:sz w:val="24"/>
          <w:szCs w:val="24"/>
          <w:lang w:eastAsia="ja-JP"/>
        </w:rPr>
      </w:pPr>
      <w:r w:rsidRPr="00942C60">
        <w:rPr>
          <w:rFonts w:ascii="Times New Roman" w:eastAsia="MS Mincho" w:hAnsi="Times New Roman"/>
          <w:sz w:val="24"/>
          <w:szCs w:val="24"/>
          <w:lang w:eastAsia="ja-JP"/>
        </w:rPr>
        <w:t xml:space="preserve"> 4.1          </w:t>
      </w:r>
      <w:r w:rsidR="008548A6">
        <w:rPr>
          <w:rFonts w:ascii="Times New Roman" w:eastAsia="MS Mincho" w:hAnsi="Times New Roman"/>
          <w:sz w:val="24"/>
          <w:szCs w:val="24"/>
          <w:lang w:eastAsia="ja-JP"/>
        </w:rPr>
        <w:t xml:space="preserve">        </w:t>
      </w:r>
      <w:r w:rsidRPr="00942C60">
        <w:rPr>
          <w:rFonts w:ascii="Times New Roman" w:eastAsia="MS Mincho" w:hAnsi="Times New Roman"/>
          <w:sz w:val="24"/>
          <w:szCs w:val="24"/>
          <w:lang w:eastAsia="ja-JP"/>
        </w:rPr>
        <w:t xml:space="preserve">Hardware Description  </w:t>
      </w:r>
    </w:p>
    <w:p w:rsidR="00942C60" w:rsidRPr="008548A6" w:rsidRDefault="00942C60" w:rsidP="00942C60">
      <w:pPr>
        <w:ind w:left="1440"/>
        <w:rPr>
          <w:rFonts w:ascii="Times New Roman" w:hAnsi="Times New Roman"/>
          <w:lang w:eastAsia="ja-JP"/>
        </w:rPr>
      </w:pPr>
      <w:r w:rsidRPr="008548A6">
        <w:rPr>
          <w:rFonts w:ascii="Times New Roman" w:hAnsi="Times New Roman"/>
          <w:lang w:eastAsia="ja-JP"/>
        </w:rPr>
        <w:t xml:space="preserve"> 4.1.1          </w:t>
      </w:r>
      <w:r w:rsidR="008548A6" w:rsidRPr="008548A6">
        <w:rPr>
          <w:rFonts w:ascii="Times New Roman" w:hAnsi="Times New Roman"/>
          <w:lang w:eastAsia="ja-JP"/>
        </w:rPr>
        <w:t xml:space="preserve">     </w:t>
      </w:r>
      <w:r w:rsidR="008548A6">
        <w:rPr>
          <w:rFonts w:ascii="Times New Roman" w:hAnsi="Times New Roman"/>
          <w:lang w:eastAsia="ja-JP"/>
        </w:rPr>
        <w:t xml:space="preserve">   </w:t>
      </w:r>
      <w:r w:rsidRPr="008548A6">
        <w:rPr>
          <w:rFonts w:ascii="Times New Roman" w:hAnsi="Times New Roman"/>
          <w:lang w:eastAsia="ja-JP"/>
        </w:rPr>
        <w:t xml:space="preserve">Introduction                 </w:t>
      </w:r>
    </w:p>
    <w:p w:rsidR="00942C60" w:rsidRPr="00942C60" w:rsidRDefault="00942C60" w:rsidP="00942C60">
      <w:pPr>
        <w:spacing w:after="0" w:line="360" w:lineRule="auto"/>
        <w:ind w:left="1440"/>
        <w:rPr>
          <w:rFonts w:ascii="Times New Roman" w:eastAsia="MS Mincho" w:hAnsi="Times New Roman"/>
          <w:sz w:val="24"/>
          <w:szCs w:val="24"/>
          <w:lang w:eastAsia="ja-JP"/>
        </w:rPr>
      </w:pPr>
      <w:r>
        <w:rPr>
          <w:rFonts w:ascii="Times New Roman" w:eastAsia="MS Mincho" w:hAnsi="Times New Roman"/>
          <w:sz w:val="24"/>
          <w:szCs w:val="24"/>
          <w:lang w:eastAsia="ja-JP"/>
        </w:rPr>
        <w:t xml:space="preserve"> </w:t>
      </w:r>
      <w:r w:rsidRPr="00942C60">
        <w:rPr>
          <w:rFonts w:ascii="Times New Roman" w:eastAsia="MS Mincho" w:hAnsi="Times New Roman"/>
          <w:sz w:val="24"/>
          <w:szCs w:val="24"/>
          <w:lang w:eastAsia="ja-JP"/>
        </w:rPr>
        <w:t xml:space="preserve">4.2               </w:t>
      </w:r>
      <w:r w:rsidR="008548A6">
        <w:rPr>
          <w:rFonts w:ascii="Times New Roman" w:eastAsia="MS Mincho" w:hAnsi="Times New Roman"/>
          <w:sz w:val="24"/>
          <w:szCs w:val="24"/>
          <w:lang w:eastAsia="ja-JP"/>
        </w:rPr>
        <w:t xml:space="preserve">   </w:t>
      </w:r>
      <w:r w:rsidRPr="00942C60">
        <w:rPr>
          <w:rFonts w:ascii="Times New Roman" w:eastAsia="MS Mincho" w:hAnsi="Times New Roman"/>
          <w:sz w:val="24"/>
          <w:szCs w:val="24"/>
          <w:lang w:eastAsia="ja-JP"/>
        </w:rPr>
        <w:t>Solar Panel</w:t>
      </w:r>
      <w:r w:rsidRPr="00942C60">
        <w:rPr>
          <w:rFonts w:ascii="Times New Roman" w:eastAsia="MS Mincho" w:hAnsi="Times New Roman"/>
          <w:sz w:val="24"/>
          <w:szCs w:val="24"/>
          <w:lang w:eastAsia="ja-JP"/>
        </w:rPr>
        <w:tab/>
      </w:r>
      <w:r w:rsidRPr="00942C60">
        <w:rPr>
          <w:rFonts w:ascii="Times New Roman" w:eastAsia="MS Mincho" w:hAnsi="Times New Roman"/>
          <w:sz w:val="24"/>
          <w:szCs w:val="24"/>
          <w:lang w:eastAsia="ja-JP"/>
        </w:rPr>
        <w:tab/>
      </w:r>
      <w:r w:rsidRPr="00942C60">
        <w:rPr>
          <w:rFonts w:ascii="Times New Roman" w:eastAsia="MS Mincho" w:hAnsi="Times New Roman"/>
          <w:sz w:val="24"/>
          <w:szCs w:val="24"/>
          <w:lang w:eastAsia="ja-JP"/>
        </w:rPr>
        <w:tab/>
      </w:r>
      <w:r w:rsidRPr="00942C60">
        <w:rPr>
          <w:rFonts w:ascii="Times New Roman" w:eastAsia="MS Mincho" w:hAnsi="Times New Roman"/>
          <w:sz w:val="24"/>
          <w:szCs w:val="24"/>
          <w:lang w:eastAsia="ja-JP"/>
        </w:rPr>
        <w:tab/>
      </w:r>
      <w:r w:rsidRPr="00942C60">
        <w:rPr>
          <w:rFonts w:ascii="Times New Roman" w:eastAsia="MS Mincho" w:hAnsi="Times New Roman"/>
          <w:sz w:val="24"/>
          <w:szCs w:val="24"/>
          <w:lang w:eastAsia="ja-JP"/>
        </w:rPr>
        <w:tab/>
      </w:r>
      <w:r w:rsidRPr="00942C60">
        <w:rPr>
          <w:rFonts w:ascii="Times New Roman" w:eastAsia="MS Mincho" w:hAnsi="Times New Roman"/>
          <w:sz w:val="24"/>
          <w:szCs w:val="24"/>
          <w:lang w:eastAsia="ja-JP"/>
        </w:rPr>
        <w:tab/>
      </w:r>
      <w:r w:rsidRPr="00942C60">
        <w:rPr>
          <w:rFonts w:ascii="Times New Roman" w:eastAsia="MS Mincho" w:hAnsi="Times New Roman"/>
          <w:sz w:val="24"/>
          <w:szCs w:val="24"/>
          <w:lang w:eastAsia="ja-JP"/>
        </w:rPr>
        <w:tab/>
        <w:t>20</w:t>
      </w:r>
    </w:p>
    <w:p w:rsidR="00942C60" w:rsidRPr="00CC25A1" w:rsidRDefault="008548A6" w:rsidP="00942C60">
      <w:pPr>
        <w:spacing w:after="0" w:line="360" w:lineRule="auto"/>
        <w:ind w:left="1440"/>
        <w:rPr>
          <w:rFonts w:ascii="Times New Roman" w:eastAsia="MS Mincho" w:hAnsi="Times New Roman"/>
          <w:sz w:val="24"/>
          <w:szCs w:val="24"/>
          <w:lang w:eastAsia="ja-JP"/>
        </w:rPr>
      </w:pPr>
      <w:r>
        <w:rPr>
          <w:rFonts w:ascii="Times New Roman" w:eastAsia="MS Mincho" w:hAnsi="Times New Roman"/>
          <w:sz w:val="24"/>
          <w:szCs w:val="24"/>
          <w:lang w:eastAsia="ja-JP"/>
        </w:rPr>
        <w:t xml:space="preserve">4.3   </w:t>
      </w:r>
      <w:r w:rsidR="00942C60" w:rsidRPr="00CC25A1">
        <w:rPr>
          <w:rFonts w:ascii="Times New Roman" w:eastAsia="MS Mincho" w:hAnsi="Times New Roman"/>
          <w:sz w:val="24"/>
          <w:szCs w:val="24"/>
          <w:lang w:eastAsia="ja-JP"/>
        </w:rPr>
        <w:t xml:space="preserve">     </w:t>
      </w:r>
      <w:r>
        <w:rPr>
          <w:rFonts w:ascii="Times New Roman" w:eastAsia="MS Mincho" w:hAnsi="Times New Roman"/>
          <w:sz w:val="24"/>
          <w:szCs w:val="24"/>
          <w:lang w:eastAsia="ja-JP"/>
        </w:rPr>
        <w:t xml:space="preserve">           </w:t>
      </w:r>
      <w:r w:rsidR="00942C60">
        <w:rPr>
          <w:rFonts w:ascii="Times New Roman" w:eastAsia="MS Mincho" w:hAnsi="Times New Roman"/>
          <w:sz w:val="24"/>
          <w:szCs w:val="24"/>
          <w:lang w:eastAsia="ja-JP"/>
        </w:rPr>
        <w:t>Rechargeable battery</w:t>
      </w:r>
      <w:r w:rsidR="00942C60">
        <w:rPr>
          <w:rFonts w:ascii="Times New Roman" w:eastAsia="MS Mincho" w:hAnsi="Times New Roman"/>
          <w:sz w:val="24"/>
          <w:szCs w:val="24"/>
          <w:lang w:eastAsia="ja-JP"/>
        </w:rPr>
        <w:tab/>
      </w:r>
      <w:r w:rsidR="00942C60">
        <w:rPr>
          <w:rFonts w:ascii="Times New Roman" w:eastAsia="MS Mincho" w:hAnsi="Times New Roman"/>
          <w:sz w:val="24"/>
          <w:szCs w:val="24"/>
          <w:lang w:eastAsia="ja-JP"/>
        </w:rPr>
        <w:tab/>
      </w:r>
      <w:r w:rsidR="00942C60">
        <w:rPr>
          <w:rFonts w:ascii="Times New Roman" w:eastAsia="MS Mincho" w:hAnsi="Times New Roman"/>
          <w:sz w:val="24"/>
          <w:szCs w:val="24"/>
          <w:lang w:eastAsia="ja-JP"/>
        </w:rPr>
        <w:tab/>
      </w:r>
      <w:r w:rsidR="00942C60">
        <w:rPr>
          <w:rFonts w:ascii="Times New Roman" w:eastAsia="MS Mincho" w:hAnsi="Times New Roman"/>
          <w:sz w:val="24"/>
          <w:szCs w:val="24"/>
          <w:lang w:eastAsia="ja-JP"/>
        </w:rPr>
        <w:tab/>
      </w:r>
      <w:r w:rsidR="00942C60">
        <w:rPr>
          <w:rFonts w:ascii="Times New Roman" w:eastAsia="MS Mincho" w:hAnsi="Times New Roman"/>
          <w:sz w:val="24"/>
          <w:szCs w:val="24"/>
          <w:lang w:eastAsia="ja-JP"/>
        </w:rPr>
        <w:tab/>
        <w:t xml:space="preserve">            21</w:t>
      </w:r>
    </w:p>
    <w:p w:rsidR="00942C60" w:rsidRDefault="008548A6" w:rsidP="00942C60">
      <w:pPr>
        <w:spacing w:after="0" w:line="360" w:lineRule="auto"/>
        <w:ind w:left="1440"/>
        <w:rPr>
          <w:rFonts w:ascii="Times New Roman" w:eastAsia="MS Mincho" w:hAnsi="Times New Roman"/>
          <w:sz w:val="24"/>
          <w:szCs w:val="24"/>
          <w:lang w:eastAsia="ja-JP"/>
        </w:rPr>
      </w:pPr>
      <w:r>
        <w:rPr>
          <w:rFonts w:ascii="Times New Roman" w:eastAsia="MS Mincho" w:hAnsi="Times New Roman"/>
          <w:sz w:val="24"/>
          <w:szCs w:val="24"/>
          <w:lang w:eastAsia="ja-JP"/>
        </w:rPr>
        <w:t xml:space="preserve">4.4                   </w:t>
      </w:r>
      <w:r w:rsidR="00942C60">
        <w:rPr>
          <w:rFonts w:ascii="Times New Roman" w:eastAsia="MS Mincho" w:hAnsi="Times New Roman"/>
          <w:sz w:val="24"/>
          <w:szCs w:val="24"/>
          <w:lang w:eastAsia="ja-JP"/>
        </w:rPr>
        <w:t>ESP 32 development board</w:t>
      </w:r>
      <w:r w:rsidR="00942C60">
        <w:rPr>
          <w:rFonts w:ascii="Times New Roman" w:eastAsia="MS Mincho" w:hAnsi="Times New Roman"/>
          <w:sz w:val="24"/>
          <w:szCs w:val="24"/>
          <w:lang w:eastAsia="ja-JP"/>
        </w:rPr>
        <w:tab/>
      </w:r>
      <w:r w:rsidR="00942C60">
        <w:rPr>
          <w:rFonts w:ascii="Times New Roman" w:eastAsia="MS Mincho" w:hAnsi="Times New Roman"/>
          <w:sz w:val="24"/>
          <w:szCs w:val="24"/>
          <w:lang w:eastAsia="ja-JP"/>
        </w:rPr>
        <w:tab/>
      </w:r>
      <w:r w:rsidR="00942C60">
        <w:rPr>
          <w:rFonts w:ascii="Times New Roman" w:eastAsia="MS Mincho" w:hAnsi="Times New Roman"/>
          <w:sz w:val="24"/>
          <w:szCs w:val="24"/>
          <w:lang w:eastAsia="ja-JP"/>
        </w:rPr>
        <w:tab/>
      </w:r>
      <w:r w:rsidR="00942C60">
        <w:rPr>
          <w:rFonts w:ascii="Times New Roman" w:eastAsia="MS Mincho" w:hAnsi="Times New Roman"/>
          <w:sz w:val="24"/>
          <w:szCs w:val="24"/>
          <w:lang w:eastAsia="ja-JP"/>
        </w:rPr>
        <w:tab/>
      </w:r>
      <w:r w:rsidR="00942C60">
        <w:rPr>
          <w:rFonts w:ascii="Times New Roman" w:eastAsia="MS Mincho" w:hAnsi="Times New Roman"/>
          <w:sz w:val="24"/>
          <w:szCs w:val="24"/>
          <w:lang w:eastAsia="ja-JP"/>
        </w:rPr>
        <w:tab/>
        <w:t>21</w:t>
      </w:r>
    </w:p>
    <w:p w:rsidR="008548A6" w:rsidRDefault="008548A6" w:rsidP="00942C60">
      <w:pPr>
        <w:spacing w:after="0" w:line="360" w:lineRule="auto"/>
        <w:ind w:left="1440"/>
        <w:rPr>
          <w:rFonts w:ascii="Times New Roman" w:eastAsia="MS Mincho" w:hAnsi="Times New Roman"/>
          <w:sz w:val="24"/>
          <w:szCs w:val="24"/>
          <w:lang w:eastAsia="ja-JP"/>
        </w:rPr>
      </w:pPr>
      <w:r>
        <w:rPr>
          <w:rFonts w:ascii="Times New Roman" w:eastAsia="MS Mincho" w:hAnsi="Times New Roman"/>
          <w:sz w:val="24"/>
          <w:szCs w:val="24"/>
          <w:lang w:eastAsia="ja-JP"/>
        </w:rPr>
        <w:t>4.4.1</w:t>
      </w:r>
      <w:r>
        <w:rPr>
          <w:rFonts w:ascii="Times New Roman" w:eastAsia="MS Mincho" w:hAnsi="Times New Roman"/>
          <w:sz w:val="24"/>
          <w:szCs w:val="24"/>
          <w:lang w:eastAsia="ja-JP"/>
        </w:rPr>
        <w:tab/>
      </w:r>
      <w:r>
        <w:rPr>
          <w:rFonts w:ascii="Times New Roman" w:eastAsia="MS Mincho" w:hAnsi="Times New Roman"/>
          <w:sz w:val="24"/>
          <w:szCs w:val="24"/>
          <w:lang w:eastAsia="ja-JP"/>
        </w:rPr>
        <w:tab/>
        <w:t>Features</w:t>
      </w:r>
    </w:p>
    <w:p w:rsidR="008548A6" w:rsidRDefault="008548A6" w:rsidP="008548A6">
      <w:pPr>
        <w:spacing w:after="0" w:line="360" w:lineRule="auto"/>
        <w:ind w:left="1440"/>
        <w:rPr>
          <w:rFonts w:ascii="Times New Roman" w:eastAsia="MS Mincho" w:hAnsi="Times New Roman"/>
          <w:sz w:val="24"/>
          <w:szCs w:val="24"/>
          <w:lang w:eastAsia="ja-JP"/>
        </w:rPr>
      </w:pPr>
      <w:r>
        <w:rPr>
          <w:rFonts w:ascii="Times New Roman" w:eastAsia="MS Mincho" w:hAnsi="Times New Roman"/>
          <w:sz w:val="24"/>
          <w:szCs w:val="24"/>
          <w:lang w:eastAsia="ja-JP"/>
        </w:rPr>
        <w:t>4.4.2</w:t>
      </w:r>
      <w:r>
        <w:rPr>
          <w:rFonts w:ascii="Times New Roman" w:eastAsia="MS Mincho" w:hAnsi="Times New Roman"/>
          <w:sz w:val="24"/>
          <w:szCs w:val="24"/>
          <w:lang w:eastAsia="ja-JP"/>
        </w:rPr>
        <w:tab/>
      </w:r>
      <w:r>
        <w:rPr>
          <w:rFonts w:ascii="Times New Roman" w:eastAsia="MS Mincho" w:hAnsi="Times New Roman"/>
          <w:sz w:val="24"/>
          <w:szCs w:val="24"/>
          <w:lang w:eastAsia="ja-JP"/>
        </w:rPr>
        <w:tab/>
        <w:t>QFN packed chip and module</w:t>
      </w:r>
    </w:p>
    <w:p w:rsidR="00942C60" w:rsidRDefault="00942C60" w:rsidP="00942C60">
      <w:pPr>
        <w:spacing w:after="0" w:line="360" w:lineRule="auto"/>
        <w:ind w:left="1440"/>
        <w:rPr>
          <w:rFonts w:ascii="Times New Roman" w:eastAsia="MS Mincho" w:hAnsi="Times New Roman"/>
          <w:sz w:val="24"/>
          <w:szCs w:val="24"/>
          <w:lang w:eastAsia="ja-JP"/>
        </w:rPr>
      </w:pPr>
      <w:r>
        <w:rPr>
          <w:rFonts w:ascii="Times New Roman" w:eastAsia="MS Mincho" w:hAnsi="Times New Roman"/>
          <w:sz w:val="24"/>
          <w:szCs w:val="24"/>
          <w:lang w:eastAsia="ja-JP"/>
        </w:rPr>
        <w:t>4</w:t>
      </w:r>
      <w:r w:rsidR="008548A6">
        <w:rPr>
          <w:rFonts w:ascii="Times New Roman" w:eastAsia="MS Mincho" w:hAnsi="Times New Roman"/>
          <w:sz w:val="24"/>
          <w:szCs w:val="24"/>
          <w:lang w:eastAsia="ja-JP"/>
        </w:rPr>
        <w:t>.5</w:t>
      </w:r>
      <w:r>
        <w:rPr>
          <w:rFonts w:ascii="Times New Roman" w:eastAsia="MS Mincho" w:hAnsi="Times New Roman"/>
          <w:sz w:val="24"/>
          <w:szCs w:val="24"/>
          <w:lang w:eastAsia="ja-JP"/>
        </w:rPr>
        <w:tab/>
      </w:r>
      <w:r>
        <w:rPr>
          <w:rFonts w:ascii="Times New Roman" w:eastAsia="MS Mincho" w:hAnsi="Times New Roman"/>
          <w:sz w:val="24"/>
          <w:szCs w:val="24"/>
          <w:lang w:eastAsia="ja-JP"/>
        </w:rPr>
        <w:tab/>
        <w:t>Soil Moisture Sensor</w:t>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r>
      <w:r>
        <w:rPr>
          <w:rFonts w:ascii="Times New Roman" w:eastAsia="MS Mincho" w:hAnsi="Times New Roman"/>
          <w:sz w:val="24"/>
          <w:szCs w:val="24"/>
          <w:lang w:eastAsia="ja-JP"/>
        </w:rPr>
        <w:tab/>
        <w:t>22</w:t>
      </w:r>
    </w:p>
    <w:p w:rsidR="008548A6" w:rsidRDefault="008548A6" w:rsidP="008548A6">
      <w:pPr>
        <w:rPr>
          <w:rFonts w:ascii="Times New Roman" w:hAnsi="Times New Roman"/>
          <w:sz w:val="26"/>
          <w:szCs w:val="26"/>
          <w:lang w:eastAsia="en-IN"/>
        </w:rPr>
      </w:pPr>
      <w:r>
        <w:rPr>
          <w:rFonts w:ascii="Times New Roman" w:hAnsi="Times New Roman"/>
          <w:sz w:val="26"/>
          <w:szCs w:val="26"/>
          <w:lang w:eastAsia="en-IN"/>
        </w:rPr>
        <w:t xml:space="preserve">                      4.5</w:t>
      </w:r>
      <w:r w:rsidRPr="00EE66C3">
        <w:rPr>
          <w:rFonts w:ascii="Times New Roman" w:hAnsi="Times New Roman"/>
          <w:sz w:val="26"/>
          <w:szCs w:val="26"/>
          <w:lang w:eastAsia="en-IN"/>
        </w:rPr>
        <w:t>.1</w:t>
      </w:r>
      <w:r>
        <w:rPr>
          <w:rFonts w:ascii="Times New Roman" w:hAnsi="Times New Roman"/>
          <w:sz w:val="26"/>
          <w:szCs w:val="26"/>
          <w:lang w:eastAsia="en-IN"/>
        </w:rPr>
        <w:tab/>
      </w:r>
      <w:r>
        <w:rPr>
          <w:rFonts w:ascii="Times New Roman" w:hAnsi="Times New Roman"/>
          <w:sz w:val="26"/>
          <w:szCs w:val="26"/>
          <w:lang w:eastAsia="en-IN"/>
        </w:rPr>
        <w:tab/>
      </w:r>
      <w:r w:rsidRPr="00EE66C3">
        <w:rPr>
          <w:rFonts w:ascii="Times New Roman" w:hAnsi="Times New Roman"/>
          <w:sz w:val="26"/>
          <w:szCs w:val="26"/>
          <w:lang w:eastAsia="en-IN"/>
        </w:rPr>
        <w:t xml:space="preserve"> Working Principle of Moisture Sensor</w:t>
      </w:r>
    </w:p>
    <w:p w:rsidR="008548A6" w:rsidRPr="00EE66C3" w:rsidRDefault="008548A6" w:rsidP="008548A6">
      <w:pPr>
        <w:rPr>
          <w:rFonts w:ascii="Times New Roman" w:eastAsia="Times New Roman" w:hAnsi="Times New Roman"/>
          <w:sz w:val="26"/>
          <w:szCs w:val="26"/>
        </w:rPr>
      </w:pPr>
      <w:r>
        <w:rPr>
          <w:rFonts w:ascii="Times New Roman" w:eastAsia="Times New Roman" w:hAnsi="Times New Roman"/>
          <w:sz w:val="26"/>
          <w:szCs w:val="26"/>
        </w:rPr>
        <w:t xml:space="preserve">                      4.5</w:t>
      </w:r>
      <w:r w:rsidRPr="00EE66C3">
        <w:rPr>
          <w:rFonts w:ascii="Times New Roman" w:eastAsia="Times New Roman" w:hAnsi="Times New Roman"/>
          <w:sz w:val="26"/>
          <w:szCs w:val="26"/>
        </w:rPr>
        <w:t>.2</w:t>
      </w:r>
      <w:r>
        <w:rPr>
          <w:rFonts w:ascii="Times New Roman" w:eastAsia="Times New Roman" w:hAnsi="Times New Roman"/>
          <w:sz w:val="26"/>
          <w:szCs w:val="26"/>
        </w:rPr>
        <w:tab/>
      </w:r>
      <w:r>
        <w:rPr>
          <w:rFonts w:ascii="Times New Roman" w:eastAsia="Times New Roman" w:hAnsi="Times New Roman"/>
          <w:sz w:val="26"/>
          <w:szCs w:val="26"/>
        </w:rPr>
        <w:tab/>
      </w:r>
      <w:r w:rsidRPr="00EE66C3">
        <w:rPr>
          <w:rFonts w:ascii="Times New Roman" w:eastAsia="Times New Roman" w:hAnsi="Times New Roman"/>
          <w:sz w:val="26"/>
          <w:szCs w:val="26"/>
        </w:rPr>
        <w:t xml:space="preserve"> Moisture Sensor Module Features &amp; Specifications</w:t>
      </w:r>
    </w:p>
    <w:p w:rsidR="008548A6" w:rsidRDefault="008548A6" w:rsidP="008548A6">
      <w:pPr>
        <w:rPr>
          <w:rFonts w:ascii="Times New Roman" w:hAnsi="Times New Roman"/>
          <w:sz w:val="26"/>
          <w:szCs w:val="26"/>
        </w:rPr>
      </w:pPr>
      <w:r>
        <w:rPr>
          <w:rFonts w:ascii="Times New Roman" w:hAnsi="Times New Roman"/>
          <w:sz w:val="26"/>
          <w:szCs w:val="26"/>
        </w:rPr>
        <w:t xml:space="preserve">                      4.6</w:t>
      </w:r>
      <w:r>
        <w:rPr>
          <w:rFonts w:ascii="Times New Roman" w:hAnsi="Times New Roman"/>
          <w:sz w:val="26"/>
          <w:szCs w:val="26"/>
        </w:rPr>
        <w:tab/>
      </w:r>
      <w:r>
        <w:rPr>
          <w:rFonts w:ascii="Times New Roman" w:hAnsi="Times New Roman"/>
          <w:sz w:val="26"/>
          <w:szCs w:val="26"/>
        </w:rPr>
        <w:tab/>
      </w:r>
      <w:r w:rsidRPr="00EE66C3">
        <w:rPr>
          <w:rFonts w:ascii="Times New Roman" w:hAnsi="Times New Roman"/>
          <w:sz w:val="26"/>
          <w:szCs w:val="26"/>
        </w:rPr>
        <w:t xml:space="preserve"> </w:t>
      </w:r>
      <w:r>
        <w:rPr>
          <w:rFonts w:ascii="Times New Roman" w:hAnsi="Times New Roman"/>
          <w:sz w:val="26"/>
          <w:szCs w:val="26"/>
        </w:rPr>
        <w:t>L293D motor driver</w:t>
      </w:r>
    </w:p>
    <w:p w:rsidR="008548A6" w:rsidRDefault="008548A6" w:rsidP="008548A6">
      <w:pPr>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4.6</w:t>
      </w:r>
      <w:r w:rsidRPr="00EE66C3">
        <w:rPr>
          <w:rFonts w:ascii="Times New Roman" w:hAnsi="Times New Roman"/>
          <w:sz w:val="26"/>
          <w:szCs w:val="26"/>
        </w:rPr>
        <w:t>.1</w:t>
      </w:r>
      <w:r>
        <w:rPr>
          <w:rFonts w:ascii="Times New Roman" w:hAnsi="Times New Roman"/>
          <w:sz w:val="26"/>
          <w:szCs w:val="26"/>
        </w:rPr>
        <w:tab/>
      </w:r>
      <w:r>
        <w:rPr>
          <w:rFonts w:ascii="Times New Roman" w:hAnsi="Times New Roman"/>
          <w:sz w:val="26"/>
          <w:szCs w:val="26"/>
        </w:rPr>
        <w:tab/>
      </w:r>
      <w:r w:rsidRPr="00EE66C3">
        <w:rPr>
          <w:rFonts w:ascii="Times New Roman" w:hAnsi="Times New Roman"/>
          <w:sz w:val="26"/>
          <w:szCs w:val="26"/>
        </w:rPr>
        <w:t xml:space="preserve"> </w:t>
      </w:r>
      <w:r>
        <w:rPr>
          <w:rFonts w:ascii="Times New Roman" w:hAnsi="Times New Roman"/>
          <w:sz w:val="26"/>
          <w:szCs w:val="26"/>
        </w:rPr>
        <w:t>L293D Pin description</w:t>
      </w:r>
    </w:p>
    <w:p w:rsidR="008548A6" w:rsidRDefault="008548A6" w:rsidP="008548A6">
      <w:pPr>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4.6.2</w:t>
      </w:r>
      <w:r>
        <w:rPr>
          <w:rFonts w:ascii="Times New Roman" w:hAnsi="Times New Roman"/>
          <w:sz w:val="26"/>
          <w:szCs w:val="26"/>
        </w:rPr>
        <w:tab/>
      </w:r>
      <w:r>
        <w:rPr>
          <w:rFonts w:ascii="Times New Roman" w:hAnsi="Times New Roman"/>
          <w:sz w:val="26"/>
          <w:szCs w:val="26"/>
        </w:rPr>
        <w:tab/>
        <w:t>Features</w:t>
      </w:r>
    </w:p>
    <w:p w:rsidR="008548A6" w:rsidRDefault="008548A6" w:rsidP="008548A6">
      <w:pPr>
        <w:rPr>
          <w:rFonts w:ascii="Times New Roman" w:eastAsia="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eastAsia="Times New Roman" w:hAnsi="Times New Roman"/>
          <w:sz w:val="26"/>
          <w:szCs w:val="26"/>
        </w:rPr>
        <w:t>4.6</w:t>
      </w:r>
      <w:r w:rsidRPr="00E07E4A">
        <w:rPr>
          <w:rFonts w:ascii="Times New Roman" w:eastAsia="Times New Roman" w:hAnsi="Times New Roman"/>
          <w:sz w:val="26"/>
          <w:szCs w:val="26"/>
        </w:rPr>
        <w:t>.3</w:t>
      </w:r>
      <w:r>
        <w:rPr>
          <w:rFonts w:ascii="Times New Roman" w:eastAsia="Times New Roman" w:hAnsi="Times New Roman"/>
          <w:sz w:val="26"/>
          <w:szCs w:val="26"/>
        </w:rPr>
        <w:tab/>
      </w:r>
      <w:r>
        <w:rPr>
          <w:rFonts w:ascii="Times New Roman" w:eastAsia="Times New Roman" w:hAnsi="Times New Roman"/>
          <w:sz w:val="26"/>
          <w:szCs w:val="26"/>
        </w:rPr>
        <w:tab/>
      </w:r>
      <w:r w:rsidRPr="00E07E4A">
        <w:rPr>
          <w:rFonts w:ascii="Times New Roman" w:eastAsia="Times New Roman" w:hAnsi="Times New Roman"/>
          <w:sz w:val="26"/>
          <w:szCs w:val="26"/>
        </w:rPr>
        <w:t xml:space="preserve"> Where to use L293D IC</w:t>
      </w:r>
    </w:p>
    <w:p w:rsidR="008548A6" w:rsidRDefault="008548A6" w:rsidP="008548A6">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4.6</w:t>
      </w:r>
      <w:r w:rsidRPr="00E07E4A">
        <w:rPr>
          <w:rFonts w:ascii="Times New Roman" w:eastAsia="Times New Roman" w:hAnsi="Times New Roman"/>
          <w:sz w:val="26"/>
          <w:szCs w:val="26"/>
        </w:rPr>
        <w:t>.4</w:t>
      </w:r>
      <w:r>
        <w:rPr>
          <w:rFonts w:ascii="Times New Roman" w:eastAsia="Times New Roman" w:hAnsi="Times New Roman"/>
          <w:sz w:val="26"/>
          <w:szCs w:val="26"/>
        </w:rPr>
        <w:tab/>
      </w:r>
      <w:r>
        <w:rPr>
          <w:rFonts w:ascii="Times New Roman" w:eastAsia="Times New Roman" w:hAnsi="Times New Roman"/>
          <w:sz w:val="26"/>
          <w:szCs w:val="26"/>
        </w:rPr>
        <w:tab/>
      </w:r>
      <w:r w:rsidRPr="00E07E4A">
        <w:rPr>
          <w:rFonts w:ascii="Times New Roman" w:eastAsia="Times New Roman" w:hAnsi="Times New Roman"/>
          <w:sz w:val="26"/>
          <w:szCs w:val="26"/>
        </w:rPr>
        <w:t xml:space="preserve"> How to use a L293D Motor Driver IC</w:t>
      </w:r>
    </w:p>
    <w:p w:rsidR="008548A6" w:rsidRDefault="008548A6" w:rsidP="008548A6">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4.6.5</w:t>
      </w:r>
      <w:r>
        <w:rPr>
          <w:rFonts w:ascii="Times New Roman" w:eastAsia="Times New Roman" w:hAnsi="Times New Roman"/>
          <w:sz w:val="26"/>
          <w:szCs w:val="26"/>
        </w:rPr>
        <w:tab/>
      </w:r>
      <w:r>
        <w:rPr>
          <w:rFonts w:ascii="Times New Roman" w:eastAsia="Times New Roman" w:hAnsi="Times New Roman"/>
          <w:sz w:val="26"/>
          <w:szCs w:val="26"/>
        </w:rPr>
        <w:tab/>
        <w:t>Applications</w:t>
      </w:r>
    </w:p>
    <w:p w:rsidR="008548A6" w:rsidRDefault="008548A6" w:rsidP="008548A6">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4.7</w:t>
      </w:r>
      <w:r>
        <w:rPr>
          <w:rFonts w:ascii="Times New Roman" w:eastAsia="Times New Roman" w:hAnsi="Times New Roman"/>
          <w:sz w:val="26"/>
          <w:szCs w:val="26"/>
        </w:rPr>
        <w:tab/>
      </w:r>
      <w:r>
        <w:rPr>
          <w:rFonts w:ascii="Times New Roman" w:eastAsia="Times New Roman" w:hAnsi="Times New Roman"/>
          <w:sz w:val="26"/>
          <w:szCs w:val="26"/>
        </w:rPr>
        <w:tab/>
        <w:t>DC Motor</w:t>
      </w:r>
    </w:p>
    <w:p w:rsidR="008548A6" w:rsidRDefault="008548A6" w:rsidP="008548A6">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4.8</w:t>
      </w:r>
      <w:r>
        <w:rPr>
          <w:rFonts w:ascii="Times New Roman" w:eastAsia="Times New Roman" w:hAnsi="Times New Roman"/>
          <w:sz w:val="26"/>
          <w:szCs w:val="26"/>
        </w:rPr>
        <w:tab/>
      </w:r>
      <w:r>
        <w:rPr>
          <w:rFonts w:ascii="Times New Roman" w:eastAsia="Times New Roman" w:hAnsi="Times New Roman"/>
          <w:sz w:val="26"/>
          <w:szCs w:val="26"/>
        </w:rPr>
        <w:tab/>
        <w:t>Software description</w:t>
      </w:r>
    </w:p>
    <w:p w:rsidR="008548A6" w:rsidRDefault="008548A6" w:rsidP="008548A6">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4.8.1</w:t>
      </w:r>
      <w:r>
        <w:rPr>
          <w:rFonts w:ascii="Times New Roman" w:eastAsia="Times New Roman" w:hAnsi="Times New Roman"/>
          <w:sz w:val="26"/>
          <w:szCs w:val="26"/>
        </w:rPr>
        <w:tab/>
      </w:r>
      <w:r>
        <w:rPr>
          <w:rFonts w:ascii="Times New Roman" w:eastAsia="Times New Roman" w:hAnsi="Times New Roman"/>
          <w:sz w:val="26"/>
          <w:szCs w:val="26"/>
        </w:rPr>
        <w:tab/>
        <w:t>Programming</w:t>
      </w:r>
    </w:p>
    <w:p w:rsidR="008548A6" w:rsidRPr="008548A6" w:rsidRDefault="008548A6" w:rsidP="008548A6">
      <w:pPr>
        <w:rPr>
          <w:rFonts w:ascii="Times New Roman" w:hAnsi="Times New Roman"/>
          <w:sz w:val="24"/>
          <w:szCs w:val="24"/>
        </w:rPr>
      </w:pPr>
      <w:r w:rsidRPr="008548A6">
        <w:rPr>
          <w:rFonts w:ascii="Times New Roman" w:eastAsia="Times New Roman" w:hAnsi="Times New Roman"/>
          <w:sz w:val="24"/>
          <w:szCs w:val="24"/>
        </w:rPr>
        <w:tab/>
      </w:r>
      <w:r w:rsidRPr="008548A6">
        <w:rPr>
          <w:rFonts w:ascii="Times New Roman" w:eastAsia="Times New Roman" w:hAnsi="Times New Roman"/>
          <w:sz w:val="24"/>
          <w:szCs w:val="24"/>
        </w:rPr>
        <w:tab/>
      </w:r>
      <w:r w:rsidRPr="008548A6">
        <w:rPr>
          <w:rFonts w:ascii="Times New Roman" w:hAnsi="Times New Roman"/>
          <w:sz w:val="24"/>
          <w:szCs w:val="24"/>
        </w:rPr>
        <w:t xml:space="preserve">4.8.2 </w:t>
      </w:r>
      <w:r w:rsidRPr="008548A6">
        <w:rPr>
          <w:rFonts w:ascii="Times New Roman" w:hAnsi="Times New Roman"/>
          <w:sz w:val="24"/>
          <w:szCs w:val="24"/>
        </w:rPr>
        <w:tab/>
      </w:r>
      <w:r w:rsidRPr="008548A6">
        <w:rPr>
          <w:rFonts w:ascii="Times New Roman" w:hAnsi="Times New Roman"/>
          <w:sz w:val="24"/>
          <w:szCs w:val="24"/>
        </w:rPr>
        <w:tab/>
        <w:t xml:space="preserve">How to install ESP32 board in </w:t>
      </w:r>
      <w:proofErr w:type="spellStart"/>
      <w:r w:rsidRPr="008548A6">
        <w:rPr>
          <w:rFonts w:ascii="Times New Roman" w:hAnsi="Times New Roman"/>
          <w:sz w:val="24"/>
          <w:szCs w:val="24"/>
        </w:rPr>
        <w:t>Arduino</w:t>
      </w:r>
      <w:proofErr w:type="spellEnd"/>
      <w:r w:rsidRPr="008548A6">
        <w:rPr>
          <w:rFonts w:ascii="Times New Roman" w:hAnsi="Times New Roman"/>
          <w:sz w:val="24"/>
          <w:szCs w:val="24"/>
        </w:rPr>
        <w:t xml:space="preserve"> IDE</w:t>
      </w:r>
    </w:p>
    <w:p w:rsidR="008548A6" w:rsidRDefault="008548A6" w:rsidP="008548A6">
      <w:pPr>
        <w:rPr>
          <w:rFonts w:ascii="Times New Roman" w:hAnsi="Times New Roman"/>
          <w:sz w:val="26"/>
          <w:szCs w:val="26"/>
        </w:rPr>
      </w:pPr>
      <w:r>
        <w:rPr>
          <w:rFonts w:ascii="Times New Roman" w:hAnsi="Times New Roman"/>
          <w:sz w:val="28"/>
          <w:szCs w:val="28"/>
        </w:rPr>
        <w:tab/>
      </w:r>
      <w:r>
        <w:rPr>
          <w:rFonts w:ascii="Times New Roman" w:hAnsi="Times New Roman"/>
          <w:sz w:val="28"/>
          <w:szCs w:val="28"/>
        </w:rPr>
        <w:tab/>
      </w:r>
      <w:r>
        <w:rPr>
          <w:rFonts w:ascii="Times New Roman" w:hAnsi="Times New Roman"/>
          <w:sz w:val="26"/>
          <w:szCs w:val="26"/>
        </w:rPr>
        <w:t xml:space="preserve">4.8.3  </w:t>
      </w:r>
      <w:r>
        <w:rPr>
          <w:rFonts w:ascii="Times New Roman" w:hAnsi="Times New Roman"/>
          <w:sz w:val="26"/>
          <w:szCs w:val="26"/>
        </w:rPr>
        <w:tab/>
      </w:r>
      <w:r>
        <w:rPr>
          <w:rFonts w:ascii="Times New Roman" w:hAnsi="Times New Roman"/>
          <w:sz w:val="26"/>
          <w:szCs w:val="26"/>
        </w:rPr>
        <w:tab/>
        <w:t>Testing the Installation</w:t>
      </w:r>
    </w:p>
    <w:p w:rsidR="008548A6" w:rsidRDefault="008548A6" w:rsidP="008548A6">
      <w:pPr>
        <w:pStyle w:val="ListParagraph"/>
        <w:rPr>
          <w:rFonts w:cs="Times New Roman"/>
          <w:sz w:val="26"/>
          <w:szCs w:val="26"/>
        </w:rPr>
      </w:pPr>
      <w:r>
        <w:rPr>
          <w:sz w:val="26"/>
          <w:szCs w:val="26"/>
        </w:rPr>
        <w:tab/>
      </w:r>
      <w:r>
        <w:rPr>
          <w:rFonts w:cs="Times New Roman"/>
          <w:sz w:val="26"/>
          <w:szCs w:val="26"/>
        </w:rPr>
        <w:t>4.8.4</w:t>
      </w:r>
      <w:r w:rsidRPr="00156408">
        <w:rPr>
          <w:rFonts w:cs="Times New Roman"/>
          <w:sz w:val="26"/>
          <w:szCs w:val="26"/>
        </w:rPr>
        <w:t xml:space="preserve"> </w:t>
      </w:r>
      <w:r>
        <w:rPr>
          <w:rFonts w:cs="Times New Roman"/>
          <w:sz w:val="26"/>
          <w:szCs w:val="26"/>
        </w:rPr>
        <w:tab/>
      </w:r>
      <w:r>
        <w:rPr>
          <w:rFonts w:cs="Times New Roman"/>
          <w:sz w:val="26"/>
          <w:szCs w:val="26"/>
        </w:rPr>
        <w:tab/>
        <w:t>Trouble Shooting</w:t>
      </w:r>
    </w:p>
    <w:p w:rsidR="008548A6" w:rsidRDefault="008548A6" w:rsidP="008548A6">
      <w:pPr>
        <w:pStyle w:val="ListParagraph"/>
        <w:rPr>
          <w:rFonts w:cs="Times New Roman"/>
          <w:szCs w:val="24"/>
        </w:rPr>
      </w:pPr>
      <w:r>
        <w:rPr>
          <w:rFonts w:cs="Times New Roman"/>
          <w:sz w:val="26"/>
          <w:szCs w:val="26"/>
        </w:rPr>
        <w:lastRenderedPageBreak/>
        <w:t xml:space="preserve">           4.9</w:t>
      </w:r>
      <w:r>
        <w:rPr>
          <w:rFonts w:cs="Times New Roman"/>
          <w:szCs w:val="24"/>
        </w:rPr>
        <w:tab/>
      </w:r>
      <w:r>
        <w:rPr>
          <w:rFonts w:cs="Times New Roman"/>
          <w:szCs w:val="24"/>
        </w:rPr>
        <w:tab/>
        <w:t>Programming in embedded C</w:t>
      </w:r>
    </w:p>
    <w:p w:rsidR="008548A6" w:rsidRDefault="008548A6" w:rsidP="008548A6">
      <w:pPr>
        <w:pStyle w:val="ListParagraph"/>
        <w:rPr>
          <w:rFonts w:cs="Times New Roman"/>
          <w:sz w:val="26"/>
          <w:szCs w:val="26"/>
        </w:rPr>
      </w:pPr>
      <w:r>
        <w:rPr>
          <w:rFonts w:cs="Times New Roman"/>
          <w:szCs w:val="24"/>
        </w:rPr>
        <w:tab/>
      </w:r>
      <w:r>
        <w:rPr>
          <w:rFonts w:cs="Times New Roman"/>
          <w:sz w:val="26"/>
          <w:szCs w:val="26"/>
        </w:rPr>
        <w:t>4.9</w:t>
      </w:r>
      <w:r w:rsidRPr="00156408">
        <w:rPr>
          <w:rFonts w:cs="Times New Roman"/>
          <w:sz w:val="26"/>
          <w:szCs w:val="26"/>
        </w:rPr>
        <w:t xml:space="preserve">.1 </w:t>
      </w:r>
      <w:r>
        <w:rPr>
          <w:rFonts w:cs="Times New Roman"/>
          <w:sz w:val="26"/>
          <w:szCs w:val="26"/>
        </w:rPr>
        <w:tab/>
        <w:t xml:space="preserve">           </w:t>
      </w:r>
      <w:r w:rsidRPr="00156408">
        <w:rPr>
          <w:rFonts w:cs="Times New Roman"/>
          <w:sz w:val="26"/>
          <w:szCs w:val="26"/>
        </w:rPr>
        <w:t>What is C language?</w:t>
      </w:r>
    </w:p>
    <w:p w:rsidR="008548A6" w:rsidRDefault="008548A6" w:rsidP="008548A6">
      <w:pPr>
        <w:pStyle w:val="ListParagraph"/>
        <w:rPr>
          <w:rFonts w:cs="Times New Roman"/>
          <w:szCs w:val="24"/>
        </w:rPr>
      </w:pPr>
      <w:r>
        <w:rPr>
          <w:rFonts w:cs="Times New Roman"/>
          <w:sz w:val="26"/>
          <w:szCs w:val="26"/>
        </w:rPr>
        <w:tab/>
      </w:r>
      <w:r>
        <w:rPr>
          <w:rFonts w:cs="Times New Roman"/>
          <w:szCs w:val="24"/>
        </w:rPr>
        <w:t>4.9</w:t>
      </w:r>
      <w:r w:rsidRPr="00156408">
        <w:rPr>
          <w:rFonts w:cs="Times New Roman"/>
          <w:szCs w:val="24"/>
        </w:rPr>
        <w:t>.2</w:t>
      </w:r>
      <w:r>
        <w:rPr>
          <w:rFonts w:cs="Times New Roman"/>
          <w:szCs w:val="24"/>
        </w:rPr>
        <w:tab/>
        <w:t xml:space="preserve">          </w:t>
      </w:r>
      <w:r w:rsidRPr="00156408">
        <w:rPr>
          <w:rFonts w:cs="Times New Roman"/>
          <w:szCs w:val="24"/>
        </w:rPr>
        <w:t xml:space="preserve"> What is an Embedded C Programming?</w:t>
      </w:r>
    </w:p>
    <w:p w:rsidR="008548A6" w:rsidRDefault="008548A6" w:rsidP="008548A6">
      <w:pPr>
        <w:pStyle w:val="ListParagraph"/>
        <w:rPr>
          <w:rFonts w:eastAsia="Times New Roman" w:cs="Times New Roman"/>
          <w:sz w:val="26"/>
          <w:szCs w:val="26"/>
          <w:lang w:bidi="ar-SA"/>
        </w:rPr>
      </w:pPr>
      <w:r>
        <w:rPr>
          <w:rFonts w:cs="Times New Roman"/>
          <w:sz w:val="26"/>
          <w:szCs w:val="26"/>
        </w:rPr>
        <w:tab/>
      </w:r>
      <w:r>
        <w:rPr>
          <w:rFonts w:eastAsia="Times New Roman" w:cs="Times New Roman"/>
          <w:sz w:val="26"/>
          <w:szCs w:val="26"/>
          <w:lang w:bidi="ar-SA"/>
        </w:rPr>
        <w:t>4.9</w:t>
      </w:r>
      <w:r w:rsidRPr="00156408">
        <w:rPr>
          <w:rFonts w:eastAsia="Times New Roman" w:cs="Times New Roman"/>
          <w:sz w:val="26"/>
          <w:szCs w:val="26"/>
          <w:lang w:bidi="ar-SA"/>
        </w:rPr>
        <w:t xml:space="preserve">.3 </w:t>
      </w:r>
      <w:r>
        <w:rPr>
          <w:rFonts w:eastAsia="Times New Roman" w:cs="Times New Roman"/>
          <w:sz w:val="26"/>
          <w:szCs w:val="26"/>
          <w:lang w:bidi="ar-SA"/>
        </w:rPr>
        <w:tab/>
      </w:r>
      <w:r>
        <w:rPr>
          <w:rFonts w:eastAsia="Times New Roman" w:cs="Times New Roman"/>
          <w:sz w:val="26"/>
          <w:szCs w:val="26"/>
          <w:lang w:bidi="ar-SA"/>
        </w:rPr>
        <w:tab/>
        <w:t>Embedded System Programming</w:t>
      </w:r>
    </w:p>
    <w:p w:rsidR="008548A6" w:rsidRDefault="008548A6" w:rsidP="008548A6">
      <w:pPr>
        <w:pStyle w:val="ListParagraph"/>
        <w:rPr>
          <w:rFonts w:cs="Times New Roman"/>
          <w:szCs w:val="24"/>
        </w:rPr>
      </w:pPr>
      <w:r>
        <w:rPr>
          <w:rFonts w:eastAsia="Times New Roman" w:cs="Times New Roman"/>
          <w:sz w:val="26"/>
          <w:szCs w:val="26"/>
          <w:lang w:bidi="ar-SA"/>
        </w:rPr>
        <w:tab/>
      </w:r>
      <w:r>
        <w:rPr>
          <w:rFonts w:cs="Times New Roman"/>
          <w:szCs w:val="24"/>
        </w:rPr>
        <w:t>4.9</w:t>
      </w:r>
      <w:r w:rsidRPr="00156408">
        <w:rPr>
          <w:rFonts w:cs="Times New Roman"/>
          <w:szCs w:val="24"/>
        </w:rPr>
        <w:t xml:space="preserve">.4 </w:t>
      </w:r>
      <w:r>
        <w:rPr>
          <w:rFonts w:cs="Times New Roman"/>
          <w:szCs w:val="24"/>
        </w:rPr>
        <w:tab/>
      </w:r>
      <w:r>
        <w:rPr>
          <w:rFonts w:cs="Times New Roman"/>
          <w:szCs w:val="24"/>
        </w:rPr>
        <w:tab/>
      </w:r>
      <w:r w:rsidRPr="00156408">
        <w:rPr>
          <w:rFonts w:cs="Times New Roman"/>
          <w:szCs w:val="24"/>
        </w:rPr>
        <w:t xml:space="preserve">Steps to </w:t>
      </w:r>
      <w:r>
        <w:rPr>
          <w:rFonts w:cs="Times New Roman"/>
          <w:szCs w:val="24"/>
        </w:rPr>
        <w:t>build an Embedded C programming</w:t>
      </w:r>
    </w:p>
    <w:p w:rsidR="008548A6" w:rsidRDefault="008548A6" w:rsidP="008548A6">
      <w:pPr>
        <w:pStyle w:val="ListParagraph"/>
        <w:rPr>
          <w:rFonts w:eastAsia="Times New Roman" w:cs="Times New Roman"/>
          <w:szCs w:val="24"/>
          <w:lang w:bidi="ar-SA"/>
        </w:rPr>
      </w:pPr>
      <w:r>
        <w:rPr>
          <w:rFonts w:cs="Times New Roman"/>
          <w:szCs w:val="24"/>
        </w:rPr>
        <w:tab/>
      </w:r>
      <w:r>
        <w:rPr>
          <w:rFonts w:eastAsia="Times New Roman" w:cs="Times New Roman"/>
          <w:szCs w:val="24"/>
          <w:lang w:bidi="ar-SA"/>
        </w:rPr>
        <w:t>4.9</w:t>
      </w:r>
      <w:r w:rsidRPr="00156408">
        <w:rPr>
          <w:rFonts w:eastAsia="Times New Roman" w:cs="Times New Roman"/>
          <w:szCs w:val="24"/>
          <w:lang w:bidi="ar-SA"/>
        </w:rPr>
        <w:t xml:space="preserve">.4.1 </w:t>
      </w:r>
      <w:r>
        <w:rPr>
          <w:rFonts w:eastAsia="Times New Roman" w:cs="Times New Roman"/>
          <w:szCs w:val="24"/>
          <w:lang w:bidi="ar-SA"/>
        </w:rPr>
        <w:tab/>
        <w:t>Comments</w:t>
      </w:r>
    </w:p>
    <w:p w:rsidR="008548A6" w:rsidRDefault="008548A6" w:rsidP="008548A6">
      <w:pPr>
        <w:pStyle w:val="ListParagraph"/>
        <w:rPr>
          <w:rFonts w:cs="Times New Roman"/>
          <w:szCs w:val="24"/>
        </w:rPr>
      </w:pPr>
      <w:r>
        <w:rPr>
          <w:rFonts w:eastAsia="Times New Roman" w:cs="Times New Roman"/>
          <w:szCs w:val="24"/>
          <w:lang w:bidi="ar-SA"/>
        </w:rPr>
        <w:tab/>
      </w:r>
      <w:r w:rsidRPr="00156408">
        <w:rPr>
          <w:rFonts w:cs="Times New Roman"/>
          <w:szCs w:val="24"/>
        </w:rPr>
        <w:t>4.</w:t>
      </w:r>
      <w:r>
        <w:rPr>
          <w:rFonts w:cs="Times New Roman"/>
          <w:szCs w:val="24"/>
        </w:rPr>
        <w:t>9</w:t>
      </w:r>
      <w:r w:rsidRPr="00156408">
        <w:rPr>
          <w:rFonts w:cs="Times New Roman"/>
          <w:szCs w:val="24"/>
        </w:rPr>
        <w:t xml:space="preserve">.4.2 </w:t>
      </w:r>
      <w:r>
        <w:rPr>
          <w:rFonts w:cs="Times New Roman"/>
          <w:szCs w:val="24"/>
        </w:rPr>
        <w:tab/>
      </w:r>
      <w:r w:rsidRPr="00156408">
        <w:rPr>
          <w:rFonts w:cs="Times New Roman"/>
          <w:szCs w:val="24"/>
        </w:rPr>
        <w:t>Directives of Processor</w:t>
      </w:r>
    </w:p>
    <w:p w:rsidR="008548A6" w:rsidRDefault="008548A6" w:rsidP="008548A6">
      <w:pPr>
        <w:pStyle w:val="ListParagraph"/>
        <w:rPr>
          <w:rFonts w:cs="Times New Roman"/>
          <w:szCs w:val="24"/>
        </w:rPr>
      </w:pPr>
      <w:r>
        <w:rPr>
          <w:rFonts w:cs="Times New Roman"/>
          <w:szCs w:val="24"/>
        </w:rPr>
        <w:tab/>
        <w:t xml:space="preserve">4.9.4.3 </w:t>
      </w:r>
      <w:r>
        <w:rPr>
          <w:rFonts w:cs="Times New Roman"/>
          <w:szCs w:val="24"/>
        </w:rPr>
        <w:tab/>
        <w:t>Global Variables</w:t>
      </w:r>
    </w:p>
    <w:p w:rsidR="008548A6" w:rsidRDefault="008548A6" w:rsidP="008548A6">
      <w:pPr>
        <w:pStyle w:val="ListParagraph"/>
        <w:rPr>
          <w:rFonts w:cs="Times New Roman"/>
          <w:szCs w:val="24"/>
        </w:rPr>
      </w:pPr>
      <w:r>
        <w:rPr>
          <w:rFonts w:cs="Times New Roman"/>
          <w:szCs w:val="24"/>
        </w:rPr>
        <w:tab/>
        <w:t>4.9</w:t>
      </w:r>
      <w:r w:rsidRPr="00BC4710">
        <w:rPr>
          <w:rFonts w:cs="Times New Roman"/>
          <w:szCs w:val="24"/>
        </w:rPr>
        <w:t xml:space="preserve">.4.4 </w:t>
      </w:r>
      <w:r>
        <w:rPr>
          <w:rFonts w:cs="Times New Roman"/>
          <w:szCs w:val="24"/>
        </w:rPr>
        <w:tab/>
      </w:r>
      <w:r w:rsidRPr="00BC4710">
        <w:rPr>
          <w:rFonts w:cs="Times New Roman"/>
          <w:szCs w:val="24"/>
        </w:rPr>
        <w:t>Core Function / Main Function</w:t>
      </w:r>
    </w:p>
    <w:p w:rsidR="00C539D5" w:rsidRDefault="00C539D5" w:rsidP="00C539D5">
      <w:pPr>
        <w:pStyle w:val="ListParagraph"/>
        <w:rPr>
          <w:rFonts w:cs="Times New Roman"/>
          <w:szCs w:val="24"/>
        </w:rPr>
      </w:pPr>
      <w:r>
        <w:rPr>
          <w:rFonts w:cs="Times New Roman"/>
          <w:szCs w:val="24"/>
        </w:rPr>
        <w:tab/>
        <w:t>4.9</w:t>
      </w:r>
      <w:r w:rsidRPr="00BC4710">
        <w:rPr>
          <w:rFonts w:cs="Times New Roman"/>
          <w:szCs w:val="24"/>
        </w:rPr>
        <w:t>.4.5</w:t>
      </w:r>
      <w:r>
        <w:rPr>
          <w:rFonts w:cs="Times New Roman"/>
          <w:szCs w:val="24"/>
        </w:rPr>
        <w:tab/>
      </w:r>
      <w:r>
        <w:rPr>
          <w:rFonts w:cs="Times New Roman"/>
          <w:szCs w:val="24"/>
        </w:rPr>
        <w:tab/>
      </w:r>
      <w:r w:rsidRPr="00BC4710">
        <w:rPr>
          <w:rFonts w:cs="Times New Roman"/>
          <w:szCs w:val="24"/>
        </w:rPr>
        <w:t xml:space="preserve"> Declaration of Variable</w:t>
      </w:r>
    </w:p>
    <w:p w:rsidR="00C539D5" w:rsidRDefault="00C539D5" w:rsidP="00C539D5">
      <w:pPr>
        <w:pStyle w:val="ListParagraph"/>
        <w:rPr>
          <w:rFonts w:cs="Times New Roman"/>
          <w:sz w:val="26"/>
          <w:szCs w:val="26"/>
        </w:rPr>
      </w:pPr>
      <w:r>
        <w:rPr>
          <w:rFonts w:cs="Times New Roman"/>
          <w:szCs w:val="24"/>
        </w:rPr>
        <w:tab/>
      </w:r>
      <w:r>
        <w:rPr>
          <w:rFonts w:cs="Times New Roman"/>
          <w:sz w:val="26"/>
          <w:szCs w:val="26"/>
        </w:rPr>
        <w:t>4.9</w:t>
      </w:r>
      <w:r w:rsidRPr="004E4F51">
        <w:rPr>
          <w:rFonts w:cs="Times New Roman"/>
          <w:sz w:val="26"/>
          <w:szCs w:val="26"/>
        </w:rPr>
        <w:t>.4.</w:t>
      </w:r>
      <w:r>
        <w:rPr>
          <w:rFonts w:cs="Times New Roman"/>
          <w:sz w:val="26"/>
          <w:szCs w:val="26"/>
        </w:rPr>
        <w:t>6</w:t>
      </w:r>
      <w:r w:rsidRPr="004E4F51">
        <w:rPr>
          <w:rFonts w:cs="Times New Roman"/>
          <w:sz w:val="26"/>
          <w:szCs w:val="26"/>
        </w:rPr>
        <w:t xml:space="preserve"> </w:t>
      </w:r>
      <w:r>
        <w:rPr>
          <w:rFonts w:cs="Times New Roman"/>
          <w:sz w:val="26"/>
          <w:szCs w:val="26"/>
        </w:rPr>
        <w:tab/>
      </w:r>
      <w:r w:rsidRPr="004E4F51">
        <w:rPr>
          <w:rFonts w:cs="Times New Roman"/>
          <w:sz w:val="26"/>
          <w:szCs w:val="26"/>
        </w:rPr>
        <w:t>The logic of the Program</w:t>
      </w:r>
    </w:p>
    <w:p w:rsidR="00C539D5" w:rsidRDefault="00C539D5" w:rsidP="00C539D5">
      <w:pPr>
        <w:pStyle w:val="ListParagraph"/>
        <w:rPr>
          <w:rFonts w:cs="Times New Roman"/>
          <w:sz w:val="26"/>
          <w:szCs w:val="26"/>
        </w:rPr>
      </w:pPr>
      <w:r>
        <w:rPr>
          <w:rFonts w:cs="Times New Roman"/>
          <w:sz w:val="26"/>
          <w:szCs w:val="26"/>
        </w:rPr>
        <w:tab/>
        <w:t>4.9</w:t>
      </w:r>
      <w:r w:rsidRPr="00156408">
        <w:rPr>
          <w:rFonts w:cs="Times New Roman"/>
          <w:sz w:val="26"/>
          <w:szCs w:val="26"/>
        </w:rPr>
        <w:t xml:space="preserve">.5 </w:t>
      </w:r>
      <w:r>
        <w:rPr>
          <w:rFonts w:cs="Times New Roman"/>
          <w:sz w:val="26"/>
          <w:szCs w:val="26"/>
        </w:rPr>
        <w:tab/>
      </w:r>
      <w:r>
        <w:rPr>
          <w:rFonts w:cs="Times New Roman"/>
          <w:sz w:val="26"/>
          <w:szCs w:val="26"/>
        </w:rPr>
        <w:tab/>
      </w:r>
      <w:r w:rsidRPr="00156408">
        <w:rPr>
          <w:rFonts w:cs="Times New Roman"/>
          <w:sz w:val="26"/>
          <w:szCs w:val="26"/>
        </w:rPr>
        <w:t>Main Factors of Embedded C Program</w:t>
      </w:r>
    </w:p>
    <w:p w:rsidR="00C539D5" w:rsidRPr="00156408" w:rsidRDefault="00C539D5" w:rsidP="00C539D5">
      <w:pPr>
        <w:pStyle w:val="ListParagraph"/>
        <w:rPr>
          <w:rFonts w:cs="Times New Roman"/>
          <w:sz w:val="26"/>
          <w:szCs w:val="26"/>
        </w:rPr>
      </w:pPr>
    </w:p>
    <w:p w:rsidR="003E0070" w:rsidRPr="00C539D5" w:rsidRDefault="003E0070" w:rsidP="00C539D5">
      <w:pPr>
        <w:rPr>
          <w:rFonts w:ascii="Times New Roman" w:eastAsia="Times New Roman" w:hAnsi="Times New Roman"/>
          <w:sz w:val="26"/>
          <w:szCs w:val="26"/>
        </w:rPr>
      </w:pPr>
    </w:p>
    <w:p w:rsidR="00C539D5" w:rsidRDefault="00C539D5">
      <w:pPr>
        <w:spacing w:after="0" w:line="240" w:lineRule="auto"/>
        <w:ind w:left="720" w:hanging="720"/>
        <w:jc w:val="both"/>
        <w:rPr>
          <w:rFonts w:ascii="Times New Roman" w:eastAsia="MS Mincho" w:hAnsi="Times New Roman"/>
          <w:b/>
          <w:sz w:val="28"/>
          <w:szCs w:val="28"/>
          <w:lang w:eastAsia="ja-JP"/>
        </w:rPr>
      </w:pPr>
    </w:p>
    <w:p w:rsidR="003E0070" w:rsidRDefault="003E0070">
      <w:pPr>
        <w:spacing w:after="0" w:line="240" w:lineRule="auto"/>
        <w:ind w:left="720" w:hanging="720"/>
        <w:jc w:val="both"/>
        <w:rPr>
          <w:rFonts w:ascii="Times New Roman" w:eastAsia="MS Mincho" w:hAnsi="Times New Roman"/>
          <w:b/>
          <w:sz w:val="28"/>
          <w:szCs w:val="28"/>
          <w:lang w:eastAsia="ja-JP"/>
        </w:rPr>
      </w:pPr>
      <w:r>
        <w:rPr>
          <w:rFonts w:ascii="Times New Roman" w:eastAsia="MS Mincho" w:hAnsi="Times New Roman"/>
          <w:b/>
          <w:sz w:val="28"/>
          <w:szCs w:val="28"/>
          <w:lang w:eastAsia="ja-JP"/>
        </w:rPr>
        <w:t xml:space="preserve">CHAPTER 5 </w:t>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t>Results and Discussions</w:t>
      </w:r>
    </w:p>
    <w:p w:rsidR="003E0070" w:rsidRDefault="003E0070">
      <w:pPr>
        <w:spacing w:after="0" w:line="240" w:lineRule="auto"/>
        <w:rPr>
          <w:rFonts w:ascii="Times New Roman" w:eastAsia="MS Mincho" w:hAnsi="Times New Roman"/>
          <w:b/>
          <w:sz w:val="28"/>
          <w:szCs w:val="28"/>
          <w:lang w:eastAsia="ja-JP"/>
        </w:rPr>
      </w:pPr>
    </w:p>
    <w:p w:rsidR="003E0070" w:rsidRDefault="003E0070" w:rsidP="006D04DD">
      <w:pPr>
        <w:spacing w:after="0" w:line="240" w:lineRule="auto"/>
        <w:rPr>
          <w:rFonts w:ascii="Times New Roman" w:eastAsia="MS Mincho" w:hAnsi="Times New Roman"/>
          <w:sz w:val="24"/>
          <w:szCs w:val="24"/>
          <w:lang w:eastAsia="ja-JP"/>
        </w:rPr>
      </w:pPr>
      <w:r>
        <w:rPr>
          <w:rFonts w:ascii="Times New Roman" w:eastAsia="MS Mincho" w:hAnsi="Times New Roman"/>
          <w:b/>
          <w:sz w:val="28"/>
          <w:szCs w:val="28"/>
          <w:lang w:eastAsia="ja-JP"/>
        </w:rPr>
        <w:t xml:space="preserve">        </w:t>
      </w:r>
      <w:r>
        <w:rPr>
          <w:rFonts w:ascii="Times New Roman" w:eastAsia="MS Mincho" w:hAnsi="Times New Roman"/>
          <w:b/>
          <w:sz w:val="28"/>
          <w:szCs w:val="28"/>
          <w:lang w:eastAsia="ja-JP"/>
        </w:rPr>
        <w:tab/>
      </w:r>
      <w:r w:rsidR="006D04DD" w:rsidRPr="006D04DD">
        <w:rPr>
          <w:rFonts w:ascii="Times New Roman" w:eastAsia="MS Mincho" w:hAnsi="Times New Roman"/>
          <w:sz w:val="24"/>
          <w:szCs w:val="24"/>
          <w:lang w:eastAsia="ja-JP"/>
        </w:rPr>
        <w:t>5.1</w:t>
      </w:r>
      <w:r w:rsidR="006D04DD" w:rsidRPr="006D04DD">
        <w:rPr>
          <w:rFonts w:ascii="Times New Roman" w:eastAsia="MS Mincho" w:hAnsi="Times New Roman"/>
          <w:sz w:val="24"/>
          <w:szCs w:val="24"/>
          <w:lang w:eastAsia="ja-JP"/>
        </w:rPr>
        <w:tab/>
      </w:r>
      <w:r w:rsidR="006D04DD" w:rsidRPr="006D04DD">
        <w:rPr>
          <w:rFonts w:ascii="Times New Roman" w:eastAsia="MS Mincho" w:hAnsi="Times New Roman"/>
          <w:sz w:val="24"/>
          <w:szCs w:val="24"/>
          <w:lang w:eastAsia="ja-JP"/>
        </w:rPr>
        <w:tab/>
      </w:r>
      <w:r w:rsidR="006D04DD" w:rsidRPr="006D04DD">
        <w:rPr>
          <w:rFonts w:ascii="Times New Roman" w:eastAsia="MS Mincho" w:hAnsi="Times New Roman"/>
          <w:sz w:val="24"/>
          <w:szCs w:val="24"/>
          <w:lang w:eastAsia="ja-JP"/>
        </w:rPr>
        <w:tab/>
        <w:t>Result</w:t>
      </w:r>
    </w:p>
    <w:p w:rsidR="006D04DD" w:rsidRPr="006D04DD" w:rsidRDefault="006D04DD" w:rsidP="006D04DD">
      <w:pPr>
        <w:spacing w:after="0" w:line="240" w:lineRule="auto"/>
        <w:rPr>
          <w:rFonts w:ascii="Times New Roman" w:eastAsia="MS Mincho" w:hAnsi="Times New Roman"/>
          <w:sz w:val="28"/>
          <w:szCs w:val="28"/>
          <w:lang w:eastAsia="ja-JP"/>
        </w:rPr>
      </w:pPr>
    </w:p>
    <w:p w:rsidR="003E0070" w:rsidRDefault="003E0070">
      <w:pPr>
        <w:spacing w:after="0" w:line="240" w:lineRule="auto"/>
        <w:rPr>
          <w:rFonts w:ascii="Times New Roman" w:eastAsia="MS Mincho" w:hAnsi="Times New Roman"/>
          <w:b/>
          <w:sz w:val="28"/>
          <w:szCs w:val="28"/>
          <w:lang w:eastAsia="ja-JP"/>
        </w:rPr>
      </w:pPr>
      <w:r>
        <w:rPr>
          <w:rFonts w:ascii="Times New Roman" w:eastAsia="MS Mincho" w:hAnsi="Times New Roman"/>
          <w:b/>
          <w:sz w:val="28"/>
          <w:szCs w:val="28"/>
          <w:lang w:eastAsia="ja-JP"/>
        </w:rPr>
        <w:t>CHAPTER 6</w:t>
      </w:r>
    </w:p>
    <w:p w:rsidR="003E0070" w:rsidRDefault="003E0070">
      <w:pPr>
        <w:spacing w:after="0" w:line="240" w:lineRule="auto"/>
        <w:rPr>
          <w:rFonts w:ascii="Times New Roman" w:eastAsia="MS Mincho" w:hAnsi="Times New Roman"/>
          <w:b/>
          <w:sz w:val="28"/>
          <w:szCs w:val="28"/>
          <w:lang w:eastAsia="ja-JP"/>
        </w:rPr>
      </w:pPr>
    </w:p>
    <w:p w:rsidR="003E0070" w:rsidRDefault="003E0070" w:rsidP="006D04DD">
      <w:pPr>
        <w:spacing w:after="0" w:line="240" w:lineRule="auto"/>
        <w:rPr>
          <w:rFonts w:ascii="Times New Roman" w:eastAsia="MS Mincho" w:hAnsi="Times New Roman"/>
          <w:b/>
          <w:sz w:val="28"/>
          <w:szCs w:val="28"/>
          <w:lang w:eastAsia="ja-JP"/>
        </w:rPr>
      </w:pPr>
      <w:r>
        <w:rPr>
          <w:rFonts w:ascii="Times New Roman" w:eastAsia="MS Mincho" w:hAnsi="Times New Roman"/>
          <w:b/>
          <w:sz w:val="28"/>
          <w:szCs w:val="28"/>
          <w:lang w:eastAsia="ja-JP"/>
        </w:rPr>
        <w:tab/>
      </w:r>
      <w:r w:rsidR="006D04DD">
        <w:rPr>
          <w:rFonts w:ascii="Times New Roman" w:eastAsia="MS Mincho" w:hAnsi="Times New Roman"/>
          <w:b/>
          <w:sz w:val="28"/>
          <w:szCs w:val="28"/>
          <w:lang w:eastAsia="ja-JP"/>
        </w:rPr>
        <w:t>6.1</w:t>
      </w:r>
      <w:r w:rsidR="006D04DD">
        <w:rPr>
          <w:rFonts w:ascii="Times New Roman" w:eastAsia="MS Mincho" w:hAnsi="Times New Roman"/>
          <w:b/>
          <w:sz w:val="28"/>
          <w:szCs w:val="28"/>
          <w:lang w:eastAsia="ja-JP"/>
        </w:rPr>
        <w:tab/>
      </w:r>
      <w:r w:rsidR="006D04DD">
        <w:rPr>
          <w:rFonts w:ascii="Times New Roman" w:eastAsia="MS Mincho" w:hAnsi="Times New Roman"/>
          <w:b/>
          <w:sz w:val="28"/>
          <w:szCs w:val="28"/>
          <w:lang w:eastAsia="ja-JP"/>
        </w:rPr>
        <w:tab/>
      </w:r>
      <w:r w:rsidR="006D04DD">
        <w:rPr>
          <w:rFonts w:ascii="Times New Roman" w:eastAsia="MS Mincho" w:hAnsi="Times New Roman"/>
          <w:b/>
          <w:sz w:val="28"/>
          <w:szCs w:val="28"/>
          <w:lang w:eastAsia="ja-JP"/>
        </w:rPr>
        <w:tab/>
        <w:t>Conclusion</w:t>
      </w:r>
    </w:p>
    <w:p w:rsidR="006D04DD" w:rsidRDefault="006D04DD" w:rsidP="006D04DD">
      <w:pPr>
        <w:spacing w:after="0" w:line="240" w:lineRule="auto"/>
        <w:rPr>
          <w:rFonts w:ascii="Times New Roman" w:eastAsia="MS Mincho" w:hAnsi="Times New Roman"/>
          <w:sz w:val="24"/>
          <w:szCs w:val="24"/>
          <w:lang w:eastAsia="ja-JP"/>
        </w:rPr>
      </w:pPr>
      <w:r>
        <w:rPr>
          <w:rFonts w:ascii="Times New Roman" w:eastAsia="MS Mincho" w:hAnsi="Times New Roman"/>
          <w:b/>
          <w:sz w:val="28"/>
          <w:szCs w:val="28"/>
          <w:lang w:eastAsia="ja-JP"/>
        </w:rPr>
        <w:tab/>
        <w:t xml:space="preserve">6.2 </w:t>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r>
      <w:r>
        <w:rPr>
          <w:rFonts w:ascii="Times New Roman" w:eastAsia="MS Mincho" w:hAnsi="Times New Roman"/>
          <w:b/>
          <w:sz w:val="28"/>
          <w:szCs w:val="28"/>
          <w:lang w:eastAsia="ja-JP"/>
        </w:rPr>
        <w:tab/>
        <w:t>Future Scope</w:t>
      </w:r>
    </w:p>
    <w:p w:rsidR="003E0070" w:rsidRDefault="003E0070">
      <w:pPr>
        <w:spacing w:after="0" w:line="240" w:lineRule="auto"/>
        <w:rPr>
          <w:rFonts w:ascii="Times New Roman" w:eastAsia="MS Mincho" w:hAnsi="Times New Roman"/>
          <w:b/>
          <w:sz w:val="24"/>
          <w:szCs w:val="24"/>
          <w:lang w:eastAsia="ja-JP"/>
        </w:rPr>
      </w:pPr>
    </w:p>
    <w:p w:rsidR="003E0070" w:rsidRDefault="003E0070">
      <w:pPr>
        <w:spacing w:after="0" w:line="240" w:lineRule="auto"/>
        <w:rPr>
          <w:rFonts w:ascii="Times New Roman" w:eastAsia="MS Mincho" w:hAnsi="Times New Roman"/>
          <w:b/>
          <w:sz w:val="28"/>
          <w:szCs w:val="28"/>
          <w:lang w:eastAsia="ja-JP"/>
        </w:rPr>
      </w:pPr>
      <w:r>
        <w:rPr>
          <w:rFonts w:ascii="Times New Roman" w:eastAsia="MS Mincho" w:hAnsi="Times New Roman"/>
          <w:b/>
          <w:sz w:val="28"/>
          <w:szCs w:val="28"/>
          <w:lang w:eastAsia="ja-JP"/>
        </w:rPr>
        <w:t>REFERENCES:</w:t>
      </w:r>
    </w:p>
    <w:p w:rsidR="003E0070" w:rsidRDefault="003E0070">
      <w:pPr>
        <w:spacing w:after="0" w:line="240" w:lineRule="auto"/>
        <w:rPr>
          <w:rFonts w:ascii="Times New Roman" w:eastAsia="MS Mincho" w:hAnsi="Times New Roman"/>
          <w:b/>
          <w:sz w:val="24"/>
          <w:szCs w:val="24"/>
          <w:lang w:eastAsia="ja-JP"/>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DF5F37" w:rsidRDefault="00DF5F37">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Default="003E0070">
      <w:pPr>
        <w:spacing w:after="0" w:line="240" w:lineRule="auto"/>
        <w:rPr>
          <w:rFonts w:ascii="Bookman Old Style" w:eastAsia="Times New Roman" w:hAnsi="Bookman Old Style"/>
          <w:b/>
          <w:sz w:val="28"/>
          <w:szCs w:val="28"/>
        </w:rPr>
      </w:pPr>
    </w:p>
    <w:p w:rsidR="003E0070" w:rsidRPr="002C0C7A" w:rsidRDefault="003E0070">
      <w:pPr>
        <w:jc w:val="center"/>
        <w:rPr>
          <w:rFonts w:ascii="Times New Roman" w:hAnsi="Times New Roman"/>
          <w:b/>
          <w:sz w:val="28"/>
        </w:rPr>
      </w:pPr>
      <w:r w:rsidRPr="002C0C7A">
        <w:rPr>
          <w:rFonts w:ascii="Times New Roman" w:hAnsi="Times New Roman"/>
          <w:b/>
          <w:sz w:val="28"/>
        </w:rPr>
        <w:t>LIST OF FIGURES</w:t>
      </w:r>
    </w:p>
    <w:p w:rsidR="003E0070" w:rsidRDefault="003E0070">
      <w:pPr>
        <w:ind w:left="360"/>
      </w:pPr>
    </w:p>
    <w:p w:rsidR="003E0070" w:rsidRDefault="003E0070">
      <w:pPr>
        <w:ind w:left="360"/>
      </w:pPr>
    </w:p>
    <w:p w:rsidR="003E0070" w:rsidRPr="002C0C7A" w:rsidRDefault="003E0070">
      <w:pPr>
        <w:ind w:left="360"/>
        <w:jc w:val="center"/>
        <w:rPr>
          <w:rFonts w:ascii="Times New Roman" w:hAnsi="Times New Roman"/>
          <w:b/>
          <w:sz w:val="24"/>
          <w:szCs w:val="24"/>
        </w:rPr>
      </w:pPr>
      <w:r w:rsidRPr="002C0C7A">
        <w:rPr>
          <w:rFonts w:ascii="Times New Roman" w:hAnsi="Times New Roman"/>
          <w:b/>
          <w:sz w:val="24"/>
          <w:szCs w:val="24"/>
        </w:rPr>
        <w:t>S.NO</w:t>
      </w:r>
      <w:r w:rsidRPr="002C0C7A">
        <w:rPr>
          <w:rFonts w:ascii="Times New Roman" w:hAnsi="Times New Roman"/>
          <w:b/>
          <w:sz w:val="24"/>
          <w:szCs w:val="24"/>
        </w:rPr>
        <w:tab/>
        <w:t>FIG.NO:</w:t>
      </w:r>
      <w:r w:rsidRPr="002C0C7A">
        <w:rPr>
          <w:rFonts w:ascii="Times New Roman" w:hAnsi="Times New Roman"/>
          <w:b/>
          <w:sz w:val="24"/>
          <w:szCs w:val="24"/>
        </w:rPr>
        <w:tab/>
      </w:r>
      <w:r w:rsidRPr="002C0C7A">
        <w:rPr>
          <w:rFonts w:ascii="Times New Roman" w:hAnsi="Times New Roman"/>
          <w:b/>
          <w:sz w:val="24"/>
          <w:szCs w:val="24"/>
        </w:rPr>
        <w:tab/>
        <w:t>DESCRIPTION</w:t>
      </w:r>
      <w:r w:rsidRPr="002C0C7A">
        <w:rPr>
          <w:rFonts w:ascii="Times New Roman" w:hAnsi="Times New Roman"/>
          <w:b/>
          <w:sz w:val="24"/>
          <w:szCs w:val="24"/>
        </w:rPr>
        <w:tab/>
      </w:r>
      <w:r w:rsidRPr="002C0C7A">
        <w:rPr>
          <w:rFonts w:ascii="Times New Roman" w:hAnsi="Times New Roman"/>
          <w:b/>
          <w:sz w:val="24"/>
          <w:szCs w:val="24"/>
        </w:rPr>
        <w:tab/>
        <w:t>PAGE NO:</w:t>
      </w:r>
    </w:p>
    <w:p w:rsidR="003E0070" w:rsidRPr="002C0C7A" w:rsidRDefault="00DF5F37">
      <w:pPr>
        <w:ind w:left="360"/>
        <w:rPr>
          <w:rFonts w:ascii="Times New Roman" w:hAnsi="Times New Roman"/>
          <w:sz w:val="24"/>
          <w:szCs w:val="24"/>
        </w:rPr>
      </w:pPr>
      <w:r w:rsidRPr="002C0C7A">
        <w:rPr>
          <w:rFonts w:ascii="Times New Roman" w:hAnsi="Times New Roman"/>
          <w:sz w:val="24"/>
          <w:szCs w:val="24"/>
        </w:rPr>
        <w:t xml:space="preserve">          </w:t>
      </w:r>
    </w:p>
    <w:p w:rsidR="006B268F" w:rsidRDefault="006B268F" w:rsidP="006B268F">
      <w:pPr>
        <w:ind w:left="360"/>
        <w:rPr>
          <w:rFonts w:ascii="Times New Roman" w:hAnsi="Times New Roman"/>
          <w:sz w:val="24"/>
          <w:szCs w:val="24"/>
        </w:rPr>
      </w:pPr>
      <w:r>
        <w:rPr>
          <w:rFonts w:ascii="Times New Roman" w:hAnsi="Times New Roman"/>
          <w:sz w:val="24"/>
          <w:szCs w:val="24"/>
        </w:rPr>
        <w:t xml:space="preserve">                           </w:t>
      </w:r>
      <w:r w:rsidR="00DF5F37">
        <w:rPr>
          <w:rFonts w:ascii="Times New Roman" w:hAnsi="Times New Roman"/>
          <w:sz w:val="24"/>
          <w:szCs w:val="24"/>
        </w:rPr>
        <w:t xml:space="preserve">1            </w:t>
      </w:r>
      <w:r w:rsidR="00DF5F37" w:rsidRPr="00DF5F37">
        <w:rPr>
          <w:rFonts w:ascii="Times New Roman" w:hAnsi="Times New Roman"/>
          <w:sz w:val="24"/>
          <w:szCs w:val="24"/>
        </w:rPr>
        <w:t xml:space="preserve">     2.1</w:t>
      </w:r>
      <w:r w:rsidR="003E0070" w:rsidRPr="00DF5F37">
        <w:rPr>
          <w:rFonts w:ascii="Times New Roman" w:hAnsi="Times New Roman"/>
          <w:sz w:val="24"/>
          <w:szCs w:val="24"/>
        </w:rPr>
        <w:tab/>
        <w:t xml:space="preserve">   </w:t>
      </w:r>
      <w:r>
        <w:rPr>
          <w:rFonts w:ascii="Times New Roman" w:hAnsi="Times New Roman"/>
          <w:sz w:val="24"/>
          <w:szCs w:val="24"/>
        </w:rPr>
        <w:t xml:space="preserve">               </w:t>
      </w:r>
      <w:r w:rsidR="00DF5F37" w:rsidRPr="00DF5F37">
        <w:rPr>
          <w:rFonts w:ascii="Times New Roman" w:hAnsi="Times New Roman"/>
          <w:sz w:val="24"/>
          <w:szCs w:val="24"/>
        </w:rPr>
        <w:t>A modern example of embedded syst</w:t>
      </w:r>
      <w:r>
        <w:rPr>
          <w:rFonts w:ascii="Times New Roman" w:hAnsi="Times New Roman"/>
          <w:sz w:val="24"/>
          <w:szCs w:val="24"/>
        </w:rPr>
        <w:t>em             16</w:t>
      </w:r>
    </w:p>
    <w:p w:rsidR="003E0070" w:rsidRPr="006B268F" w:rsidRDefault="006B268F" w:rsidP="006B268F">
      <w:pPr>
        <w:ind w:left="360"/>
        <w:jc w:val="center"/>
        <w:rPr>
          <w:rFonts w:ascii="Times New Roman" w:hAnsi="Times New Roman"/>
          <w:sz w:val="24"/>
          <w:szCs w:val="24"/>
        </w:rPr>
      </w:pPr>
      <w:r>
        <w:rPr>
          <w:rFonts w:ascii="Times New Roman" w:hAnsi="Times New Roman"/>
          <w:sz w:val="24"/>
          <w:szCs w:val="24"/>
        </w:rPr>
        <w:t xml:space="preserve">         </w:t>
      </w:r>
      <w:r w:rsidR="00DF5F37" w:rsidRPr="006B268F">
        <w:rPr>
          <w:rFonts w:ascii="Times New Roman" w:hAnsi="Times New Roman"/>
          <w:sz w:val="24"/>
          <w:szCs w:val="24"/>
        </w:rPr>
        <w:t xml:space="preserve">2                 2.2        </w:t>
      </w:r>
      <w:r>
        <w:rPr>
          <w:rFonts w:ascii="Times New Roman" w:hAnsi="Times New Roman"/>
          <w:sz w:val="24"/>
          <w:szCs w:val="24"/>
        </w:rPr>
        <w:t xml:space="preserve">           </w:t>
      </w:r>
      <w:r w:rsidR="00DF5F37" w:rsidRPr="006B268F">
        <w:rPr>
          <w:rFonts w:ascii="Times New Roman" w:hAnsi="Times New Roman"/>
          <w:sz w:val="24"/>
          <w:szCs w:val="24"/>
        </w:rPr>
        <w:t xml:space="preserve">Network communication embedded system         </w:t>
      </w:r>
      <w:r w:rsidRPr="006B268F">
        <w:rPr>
          <w:rFonts w:ascii="Times New Roman" w:hAnsi="Times New Roman"/>
          <w:sz w:val="24"/>
          <w:szCs w:val="24"/>
        </w:rPr>
        <w:t>23</w:t>
      </w:r>
    </w:p>
    <w:p w:rsidR="006B268F" w:rsidRDefault="006B268F" w:rsidP="00DF5F37">
      <w:pPr>
        <w:pStyle w:val="ListParagraph"/>
      </w:pPr>
      <w:r>
        <w:t xml:space="preserve">                     3                2.3                    Automatic coffee makes equipment                      24</w:t>
      </w:r>
    </w:p>
    <w:p w:rsidR="003E0070" w:rsidRPr="006B268F" w:rsidRDefault="006B268F">
      <w:pPr>
        <w:ind w:left="360"/>
        <w:rPr>
          <w:rFonts w:ascii="Times New Roman" w:hAnsi="Times New Roman"/>
          <w:sz w:val="24"/>
          <w:szCs w:val="24"/>
        </w:rPr>
      </w:pPr>
      <w:r>
        <w:t xml:space="preserve">                                 </w:t>
      </w:r>
      <w:r>
        <w:rPr>
          <w:rFonts w:ascii="Times New Roman" w:hAnsi="Times New Roman"/>
          <w:sz w:val="24"/>
          <w:szCs w:val="24"/>
        </w:rPr>
        <w:t>4                2.4                    Fax machine                                                          24</w:t>
      </w:r>
    </w:p>
    <w:p w:rsidR="003E0070" w:rsidRPr="006B268F" w:rsidRDefault="006B268F">
      <w:pPr>
        <w:ind w:left="360"/>
        <w:rPr>
          <w:rFonts w:ascii="Times New Roman" w:hAnsi="Times New Roman"/>
          <w:sz w:val="24"/>
          <w:szCs w:val="24"/>
        </w:rPr>
      </w:pPr>
      <w:r>
        <w:t xml:space="preserve">                                </w:t>
      </w:r>
      <w:r>
        <w:rPr>
          <w:rFonts w:ascii="Times New Roman" w:hAnsi="Times New Roman"/>
          <w:sz w:val="24"/>
          <w:szCs w:val="24"/>
        </w:rPr>
        <w:t xml:space="preserve">5                 2.5                    </w:t>
      </w:r>
      <w:r w:rsidRPr="006B268F">
        <w:rPr>
          <w:rFonts w:ascii="Times New Roman" w:hAnsi="Times New Roman"/>
          <w:sz w:val="24"/>
          <w:szCs w:val="24"/>
        </w:rPr>
        <w:t xml:space="preserve">Printing machine </w:t>
      </w:r>
      <w:r>
        <w:rPr>
          <w:rFonts w:ascii="Times New Roman" w:hAnsi="Times New Roman"/>
          <w:sz w:val="24"/>
          <w:szCs w:val="24"/>
        </w:rPr>
        <w:t xml:space="preserve">                                                  </w:t>
      </w:r>
      <w:r w:rsidRPr="006B268F">
        <w:rPr>
          <w:rFonts w:ascii="Times New Roman" w:hAnsi="Times New Roman"/>
          <w:sz w:val="24"/>
          <w:szCs w:val="24"/>
        </w:rPr>
        <w:t>24</w:t>
      </w:r>
    </w:p>
    <w:p w:rsidR="006B268F" w:rsidRDefault="006B268F">
      <w:pPr>
        <w:ind w:left="360"/>
        <w:rPr>
          <w:rFonts w:ascii="Times New Roman" w:hAnsi="Times New Roman"/>
          <w:sz w:val="24"/>
          <w:szCs w:val="24"/>
        </w:rPr>
      </w:pPr>
      <w:r>
        <w:rPr>
          <w:rFonts w:ascii="Times New Roman" w:hAnsi="Times New Roman"/>
          <w:sz w:val="24"/>
          <w:szCs w:val="24"/>
        </w:rPr>
        <w:t xml:space="preserve">                           6                2.6                    Vehicle                                                                  25 </w:t>
      </w:r>
    </w:p>
    <w:p w:rsidR="006B268F" w:rsidRPr="006B268F" w:rsidRDefault="006B268F">
      <w:pPr>
        <w:ind w:left="360"/>
        <w:rPr>
          <w:rFonts w:ascii="Times New Roman" w:hAnsi="Times New Roman"/>
          <w:sz w:val="24"/>
          <w:szCs w:val="24"/>
        </w:rPr>
      </w:pPr>
      <w:r>
        <w:rPr>
          <w:rFonts w:ascii="Times New Roman" w:hAnsi="Times New Roman"/>
          <w:sz w:val="24"/>
          <w:szCs w:val="24"/>
        </w:rPr>
        <w:t xml:space="preserve">                           7                2.7                    Computer networking                                           25</w:t>
      </w:r>
    </w:p>
    <w:p w:rsidR="003E0070" w:rsidRPr="006B268F" w:rsidRDefault="006B268F">
      <w:pPr>
        <w:ind w:left="360"/>
        <w:rPr>
          <w:rFonts w:ascii="Times New Roman" w:hAnsi="Times New Roman"/>
          <w:sz w:val="24"/>
          <w:szCs w:val="24"/>
        </w:rPr>
      </w:pPr>
      <w:r>
        <w:t xml:space="preserve">                                </w:t>
      </w:r>
      <w:r>
        <w:rPr>
          <w:rFonts w:ascii="Times New Roman" w:hAnsi="Times New Roman"/>
          <w:sz w:val="24"/>
          <w:szCs w:val="24"/>
        </w:rPr>
        <w:t xml:space="preserve">8                2.8                     </w:t>
      </w:r>
      <w:r w:rsidRPr="006B268F">
        <w:rPr>
          <w:rFonts w:ascii="Times New Roman" w:hAnsi="Times New Roman"/>
          <w:sz w:val="24"/>
          <w:szCs w:val="24"/>
        </w:rPr>
        <w:t xml:space="preserve">Cell Phone            </w:t>
      </w:r>
      <w:r>
        <w:rPr>
          <w:rFonts w:ascii="Times New Roman" w:hAnsi="Times New Roman"/>
          <w:sz w:val="24"/>
          <w:szCs w:val="24"/>
        </w:rPr>
        <w:t xml:space="preserve">                                         </w:t>
      </w:r>
      <w:r w:rsidR="00BB37CE">
        <w:rPr>
          <w:rFonts w:ascii="Times New Roman" w:hAnsi="Times New Roman"/>
          <w:sz w:val="24"/>
          <w:szCs w:val="24"/>
        </w:rPr>
        <w:t xml:space="preserve">       </w:t>
      </w:r>
      <w:r w:rsidRPr="006B268F">
        <w:rPr>
          <w:rFonts w:ascii="Times New Roman" w:hAnsi="Times New Roman"/>
          <w:sz w:val="24"/>
          <w:szCs w:val="24"/>
        </w:rPr>
        <w:t>26</w:t>
      </w:r>
    </w:p>
    <w:p w:rsidR="003E0070" w:rsidRPr="00BB37CE" w:rsidRDefault="00BB37CE">
      <w:pPr>
        <w:ind w:left="360"/>
        <w:rPr>
          <w:rFonts w:ascii="Times New Roman" w:hAnsi="Times New Roman"/>
          <w:sz w:val="24"/>
          <w:szCs w:val="24"/>
        </w:rPr>
      </w:pPr>
      <w:r>
        <w:t xml:space="preserve">                                </w:t>
      </w:r>
      <w:r>
        <w:rPr>
          <w:rFonts w:ascii="Times New Roman" w:hAnsi="Times New Roman"/>
          <w:sz w:val="24"/>
          <w:szCs w:val="24"/>
        </w:rPr>
        <w:t xml:space="preserve">9                2.9                  </w:t>
      </w:r>
      <w:r w:rsidRPr="00BB37CE">
        <w:rPr>
          <w:rFonts w:ascii="Times New Roman" w:hAnsi="Times New Roman"/>
          <w:sz w:val="24"/>
          <w:szCs w:val="24"/>
        </w:rPr>
        <w:t xml:space="preserve"> Web Camera                                       </w:t>
      </w:r>
      <w:r>
        <w:rPr>
          <w:rFonts w:ascii="Times New Roman" w:hAnsi="Times New Roman"/>
          <w:sz w:val="24"/>
          <w:szCs w:val="24"/>
        </w:rPr>
        <w:t xml:space="preserve">                  </w:t>
      </w:r>
      <w:r w:rsidRPr="00BB37CE">
        <w:rPr>
          <w:rFonts w:ascii="Times New Roman" w:hAnsi="Times New Roman"/>
          <w:sz w:val="24"/>
          <w:szCs w:val="24"/>
        </w:rPr>
        <w:t xml:space="preserve"> 26</w:t>
      </w:r>
    </w:p>
    <w:p w:rsidR="003E0070" w:rsidRPr="00BB37CE" w:rsidRDefault="00BB37CE">
      <w:pPr>
        <w:ind w:left="360"/>
        <w:rPr>
          <w:rFonts w:ascii="Times New Roman" w:hAnsi="Times New Roman"/>
          <w:sz w:val="24"/>
          <w:szCs w:val="24"/>
        </w:rPr>
      </w:pPr>
      <w:r>
        <w:rPr>
          <w:rFonts w:ascii="Times New Roman" w:hAnsi="Times New Roman"/>
          <w:sz w:val="24"/>
          <w:szCs w:val="24"/>
        </w:rPr>
        <w:t xml:space="preserve">                         10               4.1                     Solar Panels                                                          31</w:t>
      </w:r>
    </w:p>
    <w:p w:rsidR="003E0070" w:rsidRPr="00BB37CE" w:rsidRDefault="00BB37CE">
      <w:pPr>
        <w:ind w:left="360"/>
        <w:rPr>
          <w:rFonts w:ascii="Times New Roman" w:hAnsi="Times New Roman"/>
          <w:sz w:val="24"/>
          <w:szCs w:val="24"/>
        </w:rPr>
      </w:pPr>
      <w:r>
        <w:rPr>
          <w:rFonts w:ascii="Times New Roman" w:hAnsi="Times New Roman"/>
          <w:sz w:val="24"/>
          <w:szCs w:val="24"/>
        </w:rPr>
        <w:t xml:space="preserve">                         11               4.2                     Rechargeable Battery                                            32</w:t>
      </w:r>
    </w:p>
    <w:p w:rsidR="003E0070" w:rsidRPr="00BB37CE" w:rsidRDefault="00BB37CE">
      <w:pPr>
        <w:ind w:left="360"/>
        <w:rPr>
          <w:rFonts w:ascii="Times New Roman" w:hAnsi="Times New Roman"/>
          <w:sz w:val="24"/>
          <w:szCs w:val="24"/>
        </w:rPr>
      </w:pPr>
      <w:r>
        <w:rPr>
          <w:rFonts w:ascii="Times New Roman" w:hAnsi="Times New Roman"/>
          <w:sz w:val="24"/>
          <w:szCs w:val="24"/>
        </w:rPr>
        <w:t xml:space="preserve">                         12               4.3                     Charging of a secondary cell or battery                33</w:t>
      </w:r>
    </w:p>
    <w:p w:rsidR="00BB37CE" w:rsidRDefault="00BB37CE">
      <w:pPr>
        <w:ind w:left="360"/>
        <w:rPr>
          <w:rFonts w:ascii="Times New Roman" w:hAnsi="Times New Roman"/>
          <w:sz w:val="24"/>
          <w:szCs w:val="24"/>
        </w:rPr>
      </w:pPr>
      <w:r>
        <w:rPr>
          <w:rFonts w:ascii="Times New Roman" w:hAnsi="Times New Roman"/>
          <w:sz w:val="24"/>
          <w:szCs w:val="24"/>
        </w:rPr>
        <w:t xml:space="preserve">                         13               4.4                     ESP-WROOM-32 module with ESP32-</w:t>
      </w:r>
    </w:p>
    <w:p w:rsidR="003E0070" w:rsidRPr="00BB37CE" w:rsidRDefault="00BB37CE" w:rsidP="00BB37CE">
      <w:pPr>
        <w:ind w:left="360"/>
        <w:rPr>
          <w:rFonts w:ascii="Times New Roman" w:hAnsi="Times New Roman"/>
          <w:sz w:val="24"/>
          <w:szCs w:val="24"/>
        </w:rPr>
      </w:pPr>
      <w:r>
        <w:rPr>
          <w:rFonts w:ascii="Times New Roman" w:hAnsi="Times New Roman"/>
          <w:sz w:val="24"/>
          <w:szCs w:val="24"/>
        </w:rPr>
        <w:t xml:space="preserve">                                                                       D0WDQ6 </w:t>
      </w:r>
      <w:r w:rsidRPr="00BB37CE">
        <w:rPr>
          <w:rFonts w:ascii="Times New Roman" w:hAnsi="Times New Roman"/>
          <w:sz w:val="24"/>
          <w:szCs w:val="24"/>
        </w:rPr>
        <w:t xml:space="preserve">Chip </w:t>
      </w:r>
      <w:r>
        <w:rPr>
          <w:rFonts w:ascii="Times New Roman" w:hAnsi="Times New Roman"/>
          <w:sz w:val="24"/>
          <w:szCs w:val="24"/>
        </w:rPr>
        <w:t xml:space="preserve"> </w:t>
      </w:r>
      <w:r w:rsidRPr="00BB37CE">
        <w:rPr>
          <w:rFonts w:ascii="Times New Roman" w:hAnsi="Times New Roman"/>
          <w:sz w:val="24"/>
          <w:szCs w:val="24"/>
        </w:rPr>
        <w:t xml:space="preserve">     </w:t>
      </w:r>
      <w:r>
        <w:rPr>
          <w:rFonts w:ascii="Times New Roman" w:hAnsi="Times New Roman"/>
          <w:sz w:val="24"/>
          <w:szCs w:val="24"/>
        </w:rPr>
        <w:t xml:space="preserve">                                           </w:t>
      </w:r>
      <w:r w:rsidRPr="00BB37CE">
        <w:rPr>
          <w:rFonts w:ascii="Times New Roman" w:hAnsi="Times New Roman"/>
          <w:sz w:val="24"/>
          <w:szCs w:val="24"/>
        </w:rPr>
        <w:t xml:space="preserve"> 34</w:t>
      </w:r>
    </w:p>
    <w:p w:rsidR="003E0070" w:rsidRPr="00BB37CE" w:rsidRDefault="00BB37CE">
      <w:pPr>
        <w:ind w:left="360"/>
        <w:rPr>
          <w:rFonts w:ascii="Times New Roman" w:hAnsi="Times New Roman"/>
          <w:sz w:val="24"/>
          <w:szCs w:val="24"/>
        </w:rPr>
      </w:pPr>
      <w:r>
        <w:rPr>
          <w:rFonts w:ascii="Times New Roman" w:hAnsi="Times New Roman"/>
          <w:sz w:val="24"/>
          <w:szCs w:val="24"/>
        </w:rPr>
        <w:t xml:space="preserve">                         14               4.5                      </w:t>
      </w:r>
      <w:r w:rsidR="002C0C7A">
        <w:rPr>
          <w:rFonts w:ascii="Times New Roman" w:hAnsi="Times New Roman"/>
          <w:sz w:val="24"/>
          <w:szCs w:val="24"/>
        </w:rPr>
        <w:t>ESP32 function block diagram                           35</w:t>
      </w:r>
    </w:p>
    <w:p w:rsidR="003E0070" w:rsidRPr="00BB37CE" w:rsidRDefault="002C0C7A">
      <w:pPr>
        <w:ind w:left="360"/>
        <w:rPr>
          <w:rFonts w:ascii="Times New Roman" w:hAnsi="Times New Roman"/>
          <w:sz w:val="24"/>
          <w:szCs w:val="24"/>
        </w:rPr>
      </w:pPr>
      <w:r>
        <w:rPr>
          <w:rFonts w:ascii="Times New Roman" w:hAnsi="Times New Roman"/>
          <w:sz w:val="24"/>
          <w:szCs w:val="24"/>
        </w:rPr>
        <w:t xml:space="preserve">                         15               4.6                      Moisture Sensor                                                  43</w:t>
      </w:r>
    </w:p>
    <w:p w:rsidR="003E0070" w:rsidRPr="00BB37CE" w:rsidRDefault="002C0C7A">
      <w:pPr>
        <w:ind w:left="360"/>
        <w:rPr>
          <w:rFonts w:ascii="Times New Roman" w:hAnsi="Times New Roman"/>
          <w:sz w:val="24"/>
          <w:szCs w:val="24"/>
        </w:rPr>
      </w:pPr>
      <w:r>
        <w:rPr>
          <w:rFonts w:ascii="Times New Roman" w:hAnsi="Times New Roman"/>
          <w:sz w:val="24"/>
          <w:szCs w:val="24"/>
        </w:rPr>
        <w:t xml:space="preserve">                         16                4.7                     Motor Driver IC L293D                                      46      </w:t>
      </w:r>
    </w:p>
    <w:p w:rsidR="003E0070" w:rsidRPr="00BB37CE" w:rsidRDefault="002C0C7A">
      <w:pPr>
        <w:ind w:left="360"/>
        <w:rPr>
          <w:rFonts w:ascii="Times New Roman" w:hAnsi="Times New Roman"/>
          <w:sz w:val="24"/>
          <w:szCs w:val="24"/>
        </w:rPr>
      </w:pPr>
      <w:r>
        <w:rPr>
          <w:rFonts w:ascii="Times New Roman" w:hAnsi="Times New Roman"/>
          <w:sz w:val="24"/>
          <w:szCs w:val="24"/>
        </w:rPr>
        <w:t xml:space="preserve">                         17                4.8                     Using of L293D Motor Driver                            48</w:t>
      </w:r>
    </w:p>
    <w:p w:rsidR="003E0070" w:rsidRPr="00BB37CE" w:rsidRDefault="002C0C7A">
      <w:pPr>
        <w:ind w:left="360"/>
        <w:rPr>
          <w:rFonts w:ascii="Times New Roman" w:hAnsi="Times New Roman"/>
          <w:sz w:val="24"/>
          <w:szCs w:val="24"/>
        </w:rPr>
      </w:pPr>
      <w:r>
        <w:rPr>
          <w:rFonts w:ascii="Times New Roman" w:hAnsi="Times New Roman"/>
          <w:sz w:val="24"/>
          <w:szCs w:val="24"/>
        </w:rPr>
        <w:t xml:space="preserve">                         18                4.9                     DC Motor                                                            50</w:t>
      </w:r>
    </w:p>
    <w:p w:rsidR="003E0070" w:rsidRPr="00BB37CE" w:rsidRDefault="002C0C7A">
      <w:pPr>
        <w:ind w:left="360"/>
        <w:rPr>
          <w:rFonts w:ascii="Times New Roman" w:hAnsi="Times New Roman"/>
          <w:sz w:val="24"/>
          <w:szCs w:val="24"/>
        </w:rPr>
      </w:pPr>
      <w:r>
        <w:rPr>
          <w:rFonts w:ascii="Times New Roman" w:hAnsi="Times New Roman"/>
          <w:sz w:val="24"/>
          <w:szCs w:val="24"/>
        </w:rPr>
        <w:t xml:space="preserve">                         19                5.1                      Image of Robot                                                   69</w:t>
      </w:r>
    </w:p>
    <w:p w:rsidR="003E0070" w:rsidRPr="00BB37CE" w:rsidRDefault="003E0070">
      <w:pPr>
        <w:ind w:left="360"/>
        <w:rPr>
          <w:rFonts w:ascii="Times New Roman" w:hAnsi="Times New Roman"/>
          <w:sz w:val="24"/>
          <w:szCs w:val="24"/>
        </w:rPr>
      </w:pPr>
    </w:p>
    <w:p w:rsidR="003E0070" w:rsidRPr="00BB37CE" w:rsidRDefault="003E0070">
      <w:pPr>
        <w:ind w:left="360"/>
        <w:rPr>
          <w:rFonts w:ascii="Times New Roman" w:hAnsi="Times New Roman"/>
          <w:sz w:val="24"/>
          <w:szCs w:val="24"/>
        </w:rPr>
      </w:pPr>
    </w:p>
    <w:p w:rsidR="003E0070" w:rsidRPr="00BB37CE" w:rsidRDefault="003E0070">
      <w:pPr>
        <w:ind w:left="360"/>
        <w:rPr>
          <w:rFonts w:ascii="Times New Roman" w:hAnsi="Times New Roman"/>
          <w:sz w:val="24"/>
          <w:szCs w:val="24"/>
        </w:rPr>
      </w:pPr>
    </w:p>
    <w:p w:rsidR="003E0070" w:rsidRDefault="003E0070">
      <w:pPr>
        <w:ind w:left="360"/>
      </w:pPr>
    </w:p>
    <w:p w:rsidR="003E0070" w:rsidRPr="002C0C7A" w:rsidRDefault="003E0070">
      <w:pPr>
        <w:jc w:val="center"/>
        <w:rPr>
          <w:rFonts w:ascii="Times New Roman" w:hAnsi="Times New Roman"/>
          <w:b/>
          <w:sz w:val="28"/>
        </w:rPr>
      </w:pPr>
      <w:r w:rsidRPr="002C0C7A">
        <w:rPr>
          <w:rFonts w:ascii="Times New Roman" w:hAnsi="Times New Roman"/>
          <w:b/>
          <w:sz w:val="28"/>
        </w:rPr>
        <w:t>LIST OF TABLES</w:t>
      </w:r>
    </w:p>
    <w:p w:rsidR="003E0070" w:rsidRDefault="003E0070">
      <w:pPr>
        <w:jc w:val="center"/>
        <w:rPr>
          <w:b/>
          <w:sz w:val="28"/>
        </w:rPr>
      </w:pPr>
    </w:p>
    <w:p w:rsidR="003E0070" w:rsidRDefault="003E0070">
      <w:pPr>
        <w:jc w:val="center"/>
        <w:rPr>
          <w:b/>
          <w:sz w:val="28"/>
        </w:rPr>
      </w:pPr>
    </w:p>
    <w:p w:rsidR="003E0070" w:rsidRPr="002C0C7A" w:rsidRDefault="003E0070">
      <w:pPr>
        <w:ind w:left="360"/>
        <w:jc w:val="center"/>
        <w:rPr>
          <w:rFonts w:ascii="Times New Roman" w:hAnsi="Times New Roman"/>
          <w:b/>
          <w:sz w:val="26"/>
          <w:szCs w:val="26"/>
        </w:rPr>
      </w:pPr>
      <w:r w:rsidRPr="002C0C7A">
        <w:rPr>
          <w:rFonts w:ascii="Times New Roman" w:hAnsi="Times New Roman"/>
          <w:b/>
          <w:sz w:val="26"/>
          <w:szCs w:val="26"/>
        </w:rPr>
        <w:t>S. No.</w:t>
      </w:r>
      <w:r w:rsidRPr="002C0C7A">
        <w:rPr>
          <w:rFonts w:ascii="Times New Roman" w:hAnsi="Times New Roman"/>
          <w:b/>
          <w:sz w:val="26"/>
          <w:szCs w:val="26"/>
        </w:rPr>
        <w:tab/>
        <w:t>TABLE No.</w:t>
      </w:r>
      <w:r w:rsidRPr="002C0C7A">
        <w:rPr>
          <w:rFonts w:ascii="Times New Roman" w:hAnsi="Times New Roman"/>
          <w:b/>
          <w:sz w:val="26"/>
          <w:szCs w:val="26"/>
        </w:rPr>
        <w:tab/>
      </w:r>
      <w:r w:rsidRPr="002C0C7A">
        <w:rPr>
          <w:rFonts w:ascii="Times New Roman" w:hAnsi="Times New Roman"/>
          <w:b/>
          <w:sz w:val="26"/>
          <w:szCs w:val="26"/>
        </w:rPr>
        <w:tab/>
        <w:t>DESCRIPTION</w:t>
      </w:r>
      <w:r w:rsidRPr="002C0C7A">
        <w:rPr>
          <w:rFonts w:ascii="Times New Roman" w:hAnsi="Times New Roman"/>
          <w:b/>
          <w:sz w:val="26"/>
          <w:szCs w:val="26"/>
        </w:rPr>
        <w:tab/>
      </w:r>
      <w:r w:rsidRPr="002C0C7A">
        <w:rPr>
          <w:rFonts w:ascii="Times New Roman" w:hAnsi="Times New Roman"/>
          <w:b/>
          <w:sz w:val="26"/>
          <w:szCs w:val="26"/>
        </w:rPr>
        <w:tab/>
        <w:t>PAGE NO:</w:t>
      </w:r>
    </w:p>
    <w:p w:rsidR="003E0070" w:rsidRDefault="003E0070">
      <w:pPr>
        <w:ind w:left="360"/>
      </w:pPr>
    </w:p>
    <w:p w:rsidR="003E0070" w:rsidRPr="0044005A" w:rsidRDefault="0044005A">
      <w:pPr>
        <w:ind w:left="360"/>
        <w:jc w:val="center"/>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ab/>
        <w:t xml:space="preserve">  4.4.1</w:t>
      </w:r>
      <w:r w:rsidR="002C0C7A" w:rsidRPr="0044005A">
        <w:rPr>
          <w:rFonts w:ascii="Times New Roman" w:hAnsi="Times New Roman"/>
          <w:sz w:val="24"/>
          <w:szCs w:val="24"/>
        </w:rPr>
        <w:t xml:space="preserve">                QFN Packaged chip and module              </w:t>
      </w:r>
      <w:r w:rsidR="002C0C7A" w:rsidRPr="0044005A">
        <w:rPr>
          <w:rFonts w:ascii="Times New Roman" w:hAnsi="Times New Roman"/>
          <w:sz w:val="24"/>
          <w:szCs w:val="24"/>
        </w:rPr>
        <w:tab/>
      </w:r>
      <w:r w:rsidRPr="0044005A">
        <w:rPr>
          <w:rFonts w:ascii="Times New Roman" w:hAnsi="Times New Roman"/>
          <w:sz w:val="24"/>
          <w:szCs w:val="24"/>
        </w:rPr>
        <w:t>36</w:t>
      </w:r>
    </w:p>
    <w:p w:rsidR="003E0070" w:rsidRPr="0044005A" w:rsidRDefault="0044005A">
      <w:pPr>
        <w:ind w:left="360"/>
        <w:rPr>
          <w:rFonts w:ascii="Times New Roman" w:hAnsi="Times New Roman"/>
          <w:sz w:val="24"/>
          <w:szCs w:val="24"/>
        </w:rPr>
      </w:pPr>
      <w:r>
        <w:rPr>
          <w:rFonts w:ascii="Times New Roman" w:hAnsi="Times New Roman"/>
          <w:sz w:val="24"/>
          <w:szCs w:val="24"/>
        </w:rPr>
        <w:t xml:space="preserve">                          2                  4.4.2                 Printed circuit boards                                   37 </w:t>
      </w:r>
    </w:p>
    <w:p w:rsidR="003E0070" w:rsidRPr="0044005A" w:rsidRDefault="0044005A">
      <w:pPr>
        <w:ind w:left="360"/>
        <w:rPr>
          <w:rFonts w:ascii="Times New Roman" w:hAnsi="Times New Roman"/>
          <w:sz w:val="24"/>
          <w:szCs w:val="24"/>
        </w:rPr>
      </w:pPr>
      <w:r>
        <w:rPr>
          <w:rFonts w:ascii="Times New Roman" w:hAnsi="Times New Roman"/>
          <w:sz w:val="24"/>
          <w:szCs w:val="24"/>
        </w:rPr>
        <w:t xml:space="preserve">                          3                  4.4.3                 Development and other boards                    40</w:t>
      </w:r>
    </w:p>
    <w:p w:rsidR="003E0070" w:rsidRPr="0044005A" w:rsidRDefault="0044005A">
      <w:pPr>
        <w:ind w:left="360"/>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4                  4.4.4</w:t>
      </w:r>
      <w:proofErr w:type="gramEnd"/>
      <w:r>
        <w:rPr>
          <w:rFonts w:ascii="Times New Roman" w:hAnsi="Times New Roman"/>
          <w:sz w:val="24"/>
          <w:szCs w:val="24"/>
        </w:rPr>
        <w:t xml:space="preserve">                  Moisture Sensor Module Pin out </w:t>
      </w:r>
    </w:p>
    <w:p w:rsidR="003E0070" w:rsidRPr="0044005A" w:rsidRDefault="0044005A">
      <w:pPr>
        <w:ind w:left="360"/>
        <w:rPr>
          <w:rFonts w:ascii="Times New Roman" w:hAnsi="Times New Roman"/>
          <w:sz w:val="24"/>
          <w:szCs w:val="24"/>
        </w:rPr>
      </w:pPr>
      <w:r>
        <w:rPr>
          <w:rFonts w:ascii="Times New Roman" w:hAnsi="Times New Roman"/>
          <w:sz w:val="24"/>
          <w:szCs w:val="24"/>
        </w:rPr>
        <w:t xml:space="preserve">                                                                        Configuration                                              44</w:t>
      </w:r>
    </w:p>
    <w:p w:rsidR="003E0070" w:rsidRPr="0044005A" w:rsidRDefault="0044005A">
      <w:pPr>
        <w:ind w:left="360"/>
        <w:rPr>
          <w:rFonts w:ascii="Times New Roman" w:hAnsi="Times New Roman"/>
          <w:sz w:val="24"/>
          <w:szCs w:val="24"/>
        </w:rPr>
      </w:pPr>
      <w:r>
        <w:rPr>
          <w:rFonts w:ascii="Times New Roman" w:hAnsi="Times New Roman"/>
          <w:sz w:val="24"/>
          <w:szCs w:val="24"/>
        </w:rPr>
        <w:t xml:space="preserve">                          5                   4.6.1                  L293D PIN Description                             47</w:t>
      </w:r>
    </w:p>
    <w:p w:rsidR="003E0070" w:rsidRPr="00EA7E41" w:rsidRDefault="0044005A" w:rsidP="00EA7E41">
      <w:pPr>
        <w:ind w:left="360"/>
        <w:rPr>
          <w:rFonts w:ascii="Times New Roman" w:hAnsi="Times New Roman"/>
          <w:sz w:val="24"/>
          <w:szCs w:val="24"/>
        </w:rPr>
      </w:pPr>
      <w:r>
        <w:rPr>
          <w:rFonts w:ascii="Times New Roman" w:hAnsi="Times New Roman"/>
          <w:sz w:val="24"/>
          <w:szCs w:val="24"/>
        </w:rPr>
        <w:t xml:space="preserve">                        </w:t>
      </w:r>
    </w:p>
    <w:p w:rsidR="003E0070" w:rsidRDefault="003E0070">
      <w:pPr>
        <w:ind w:left="1080"/>
        <w:rPr>
          <w:color w:val="FF6600"/>
        </w:rPr>
      </w:pPr>
    </w:p>
    <w:p w:rsidR="003E0070" w:rsidRDefault="003E0070">
      <w:pPr>
        <w:ind w:left="1080"/>
        <w:rPr>
          <w:color w:val="FF6600"/>
        </w:rPr>
      </w:pPr>
    </w:p>
    <w:p w:rsidR="003E0070" w:rsidRDefault="003E0070">
      <w:pPr>
        <w:ind w:left="1080"/>
        <w:rPr>
          <w:color w:val="FF6600"/>
        </w:rPr>
      </w:pPr>
    </w:p>
    <w:p w:rsidR="003E0070" w:rsidRDefault="003E0070">
      <w:pPr>
        <w:ind w:left="1080"/>
        <w:rPr>
          <w:color w:val="FF6600"/>
        </w:rPr>
      </w:pPr>
    </w:p>
    <w:p w:rsidR="003E0070" w:rsidRDefault="003E0070">
      <w:pPr>
        <w:ind w:left="1080"/>
        <w:rPr>
          <w:color w:val="FF6600"/>
        </w:rPr>
      </w:pPr>
    </w:p>
    <w:p w:rsidR="003E0070" w:rsidRDefault="003E0070">
      <w:pPr>
        <w:ind w:left="1080"/>
        <w:rPr>
          <w:color w:val="FF6600"/>
        </w:rPr>
      </w:pPr>
    </w:p>
    <w:p w:rsidR="003E0070" w:rsidRDefault="003E0070">
      <w:pPr>
        <w:ind w:left="1080"/>
        <w:rPr>
          <w:color w:val="FF6600"/>
        </w:rPr>
      </w:pPr>
    </w:p>
    <w:p w:rsidR="003E0070" w:rsidRDefault="003E0070">
      <w:pPr>
        <w:ind w:left="1080"/>
        <w:rPr>
          <w:color w:val="FF6600"/>
        </w:rPr>
      </w:pPr>
    </w:p>
    <w:p w:rsidR="003E0070" w:rsidRDefault="003E0070">
      <w:pPr>
        <w:ind w:left="1080"/>
        <w:rPr>
          <w:color w:val="FF6600"/>
        </w:rPr>
      </w:pPr>
    </w:p>
    <w:p w:rsidR="003E0070" w:rsidRDefault="003E0070">
      <w:pPr>
        <w:ind w:left="1080"/>
        <w:rPr>
          <w:color w:val="FF6600"/>
        </w:rPr>
      </w:pPr>
    </w:p>
    <w:p w:rsidR="003E0070" w:rsidRDefault="003E0070">
      <w:pPr>
        <w:ind w:left="1080"/>
        <w:rPr>
          <w:color w:val="FF6600"/>
        </w:rPr>
      </w:pPr>
    </w:p>
    <w:p w:rsidR="003E0070" w:rsidRDefault="003E0070">
      <w:pPr>
        <w:ind w:left="360"/>
        <w:rPr>
          <w:color w:val="0000FF"/>
        </w:rPr>
      </w:pPr>
    </w:p>
    <w:p w:rsidR="003E0070" w:rsidRDefault="003E0070">
      <w:pPr>
        <w:ind w:left="360"/>
        <w:rPr>
          <w:color w:val="0000FF"/>
        </w:rPr>
      </w:pPr>
    </w:p>
    <w:p w:rsidR="003E0070" w:rsidRDefault="003E0070">
      <w:pPr>
        <w:ind w:left="360"/>
        <w:rPr>
          <w:color w:val="0000FF"/>
        </w:rPr>
      </w:pPr>
    </w:p>
    <w:p w:rsidR="003E0070" w:rsidRDefault="003E0070">
      <w:pPr>
        <w:ind w:left="360"/>
        <w:rPr>
          <w:color w:val="0000FF"/>
        </w:rPr>
      </w:pPr>
    </w:p>
    <w:p w:rsidR="003E0070" w:rsidRDefault="003E0070">
      <w:pPr>
        <w:ind w:left="360"/>
        <w:rPr>
          <w:color w:val="0000FF"/>
        </w:rPr>
      </w:pPr>
    </w:p>
    <w:p w:rsidR="00EA7E41" w:rsidRDefault="00EA7E41" w:rsidP="006D04DD">
      <w:pPr>
        <w:pStyle w:val="ListParagraph"/>
        <w:rPr>
          <w:rFonts w:ascii="Calibri" w:eastAsia="Calibri" w:hAnsi="Calibri" w:cs="Times New Roman"/>
          <w:color w:val="0000FF"/>
          <w:kern w:val="0"/>
          <w:sz w:val="22"/>
          <w:szCs w:val="22"/>
          <w:lang w:eastAsia="en-US" w:bidi="ar-SA"/>
        </w:rPr>
      </w:pPr>
    </w:p>
    <w:p w:rsidR="006D04DD" w:rsidRPr="00F92549" w:rsidRDefault="006D04DD" w:rsidP="006D04DD">
      <w:pPr>
        <w:pStyle w:val="ListParagraph"/>
        <w:rPr>
          <w:rFonts w:cs="Times New Roman"/>
          <w:sz w:val="28"/>
          <w:szCs w:val="28"/>
        </w:rPr>
      </w:pPr>
      <w:r w:rsidRPr="00F92549">
        <w:rPr>
          <w:rFonts w:cs="Times New Roman"/>
          <w:sz w:val="28"/>
          <w:szCs w:val="28"/>
        </w:rPr>
        <w:t xml:space="preserve">CHAPTER </w:t>
      </w:r>
      <w:r>
        <w:rPr>
          <w:rFonts w:cs="Times New Roman"/>
          <w:sz w:val="28"/>
          <w:szCs w:val="28"/>
        </w:rPr>
        <w:t>1</w:t>
      </w:r>
      <w:r w:rsidRPr="00F92549">
        <w:rPr>
          <w:rFonts w:cs="Times New Roman"/>
          <w:sz w:val="28"/>
          <w:szCs w:val="28"/>
        </w:rPr>
        <w:t>: INTRODUCTION</w:t>
      </w:r>
    </w:p>
    <w:p w:rsidR="006D04DD" w:rsidRDefault="006D04DD" w:rsidP="006D04DD">
      <w:pPr>
        <w:jc w:val="both"/>
        <w:rPr>
          <w:rFonts w:ascii="Times New Roman" w:hAnsi="Times New Roman"/>
          <w:b/>
          <w:bCs/>
          <w:i/>
          <w:iCs/>
          <w:sz w:val="26"/>
          <w:szCs w:val="26"/>
          <w:u w:val="single"/>
        </w:rPr>
      </w:pPr>
    </w:p>
    <w:p w:rsidR="006D04DD" w:rsidRPr="00F92549" w:rsidRDefault="006D04DD" w:rsidP="006D04DD">
      <w:pPr>
        <w:rPr>
          <w:rFonts w:ascii="Times New Roman" w:hAnsi="Times New Roman"/>
          <w:sz w:val="26"/>
          <w:szCs w:val="26"/>
        </w:rPr>
      </w:pPr>
      <w:r w:rsidRPr="00F92549">
        <w:rPr>
          <w:rFonts w:ascii="Times New Roman" w:hAnsi="Times New Roman"/>
          <w:sz w:val="26"/>
          <w:szCs w:val="26"/>
        </w:rPr>
        <w:t>1.1 Introduction:</w:t>
      </w:r>
    </w:p>
    <w:p w:rsidR="006D04DD" w:rsidRDefault="006D04DD" w:rsidP="006D04DD">
      <w:pPr>
        <w:jc w:val="both"/>
        <w:rPr>
          <w:rFonts w:ascii="Times New Roman" w:hAnsi="Times New Roman"/>
          <w:sz w:val="24"/>
          <w:szCs w:val="24"/>
        </w:rPr>
      </w:pPr>
      <w:r w:rsidRPr="00553BD8">
        <w:rPr>
          <w:rFonts w:ascii="Times New Roman" w:hAnsi="Times New Roman"/>
          <w:sz w:val="24"/>
          <w:szCs w:val="24"/>
        </w:rPr>
        <w:t xml:space="preserve">We all knew that Agriculture is the basic source </w:t>
      </w:r>
      <w:r>
        <w:rPr>
          <w:rFonts w:ascii="Times New Roman" w:hAnsi="Times New Roman"/>
          <w:sz w:val="24"/>
          <w:szCs w:val="24"/>
        </w:rPr>
        <w:t>for human beings</w:t>
      </w:r>
      <w:r w:rsidRPr="00553BD8">
        <w:rPr>
          <w:rFonts w:ascii="Times New Roman" w:hAnsi="Times New Roman"/>
          <w:sz w:val="24"/>
          <w:szCs w:val="24"/>
        </w:rPr>
        <w:t xml:space="preserve"> and 70% of our country depends on this to survive.</w:t>
      </w:r>
      <w:r>
        <w:rPr>
          <w:rFonts w:ascii="Times New Roman" w:hAnsi="Times New Roman"/>
          <w:sz w:val="24"/>
          <w:szCs w:val="24"/>
        </w:rPr>
        <w:t xml:space="preserve"> We must understand the</w:t>
      </w:r>
      <w:r w:rsidRPr="00553BD8">
        <w:rPr>
          <w:rFonts w:ascii="Times New Roman" w:hAnsi="Times New Roman"/>
          <w:sz w:val="24"/>
          <w:szCs w:val="24"/>
        </w:rPr>
        <w:t xml:space="preserve"> value</w:t>
      </w:r>
      <w:r>
        <w:rPr>
          <w:rFonts w:ascii="Times New Roman" w:hAnsi="Times New Roman"/>
          <w:sz w:val="24"/>
          <w:szCs w:val="24"/>
        </w:rPr>
        <w:t xml:space="preserve"> of</w:t>
      </w:r>
      <w:r w:rsidRPr="00553BD8">
        <w:rPr>
          <w:rFonts w:ascii="Times New Roman" w:hAnsi="Times New Roman"/>
          <w:sz w:val="24"/>
          <w:szCs w:val="24"/>
        </w:rPr>
        <w:t xml:space="preserve"> farming and the way it’s done. Many methods have been exposed in the development of Agriculture and today our project helps in a technical method by using a robot. This robot is fast and the operation is easy, it also reduces the time and </w:t>
      </w:r>
      <w:proofErr w:type="spellStart"/>
      <w:r w:rsidRPr="00553BD8">
        <w:rPr>
          <w:rFonts w:ascii="Times New Roman" w:hAnsi="Times New Roman"/>
          <w:sz w:val="24"/>
          <w:szCs w:val="24"/>
        </w:rPr>
        <w:t>labour</w:t>
      </w:r>
      <w:proofErr w:type="spellEnd"/>
      <w:r w:rsidRPr="00553BD8">
        <w:rPr>
          <w:rFonts w:ascii="Times New Roman" w:hAnsi="Times New Roman"/>
          <w:sz w:val="24"/>
          <w:szCs w:val="24"/>
        </w:rPr>
        <w:t xml:space="preserve"> work. Human involvement is very less and the process will be done in a clear way. </w:t>
      </w:r>
    </w:p>
    <w:p w:rsidR="006D04DD" w:rsidRPr="00553BD8" w:rsidRDefault="006D04DD" w:rsidP="006D04DD">
      <w:pPr>
        <w:jc w:val="both"/>
        <w:rPr>
          <w:rFonts w:ascii="Times New Roman" w:hAnsi="Times New Roman"/>
          <w:sz w:val="24"/>
          <w:szCs w:val="24"/>
        </w:rPr>
      </w:pPr>
      <w:r>
        <w:rPr>
          <w:rFonts w:ascii="Times New Roman" w:hAnsi="Times New Roman"/>
          <w:sz w:val="24"/>
          <w:szCs w:val="24"/>
        </w:rPr>
        <w:t xml:space="preserve">In existing system, it doesn’t use soil moisture sensor and the robot doesn’t work efficiently. So, we want to design a robot which works efficiently without any man power. </w:t>
      </w:r>
    </w:p>
    <w:p w:rsidR="006D04DD" w:rsidRDefault="006D04DD" w:rsidP="006D04DD">
      <w:pPr>
        <w:spacing w:after="40"/>
        <w:jc w:val="both"/>
        <w:rPr>
          <w:rFonts w:ascii="Times New Roman" w:hAnsi="Times New Roman"/>
          <w:sz w:val="24"/>
          <w:szCs w:val="24"/>
        </w:rPr>
      </w:pPr>
      <w:r w:rsidRPr="00553BD8">
        <w:rPr>
          <w:rFonts w:ascii="Times New Roman" w:hAnsi="Times New Roman"/>
          <w:sz w:val="24"/>
          <w:szCs w:val="24"/>
        </w:rPr>
        <w:t xml:space="preserve">Basically, this </w:t>
      </w:r>
      <w:r>
        <w:rPr>
          <w:rFonts w:ascii="Times New Roman" w:hAnsi="Times New Roman"/>
          <w:sz w:val="24"/>
          <w:szCs w:val="24"/>
        </w:rPr>
        <w:t xml:space="preserve">robot works on </w:t>
      </w:r>
      <w:r w:rsidRPr="00553BD8">
        <w:rPr>
          <w:rFonts w:ascii="Times New Roman" w:hAnsi="Times New Roman"/>
          <w:sz w:val="24"/>
          <w:szCs w:val="24"/>
        </w:rPr>
        <w:t>embedded systems</w:t>
      </w:r>
      <w:r>
        <w:rPr>
          <w:rFonts w:ascii="Times New Roman" w:hAnsi="Times New Roman"/>
          <w:sz w:val="24"/>
          <w:szCs w:val="24"/>
        </w:rPr>
        <w:t xml:space="preserve">, that is </w:t>
      </w:r>
      <w:r w:rsidRPr="00553BD8">
        <w:rPr>
          <w:rFonts w:ascii="Times New Roman" w:hAnsi="Times New Roman"/>
          <w:sz w:val="24"/>
          <w:szCs w:val="24"/>
        </w:rPr>
        <w:t>controlled by microcontrollers or processors</w:t>
      </w:r>
      <w:r>
        <w:rPr>
          <w:rFonts w:ascii="Times New Roman" w:hAnsi="Times New Roman"/>
          <w:sz w:val="24"/>
          <w:szCs w:val="24"/>
        </w:rPr>
        <w:t xml:space="preserve"> in which we dump a program for its operation</w:t>
      </w:r>
      <w:r w:rsidRPr="00553BD8">
        <w:rPr>
          <w:rFonts w:ascii="Times New Roman" w:hAnsi="Times New Roman"/>
          <w:sz w:val="24"/>
          <w:szCs w:val="24"/>
        </w:rPr>
        <w:t xml:space="preserve">. Today </w:t>
      </w:r>
      <w:proofErr w:type="gramStart"/>
      <w:r w:rsidRPr="00553BD8">
        <w:rPr>
          <w:rFonts w:ascii="Times New Roman" w:hAnsi="Times New Roman"/>
          <w:sz w:val="24"/>
          <w:szCs w:val="24"/>
        </w:rPr>
        <w:t>l</w:t>
      </w:r>
      <w:r>
        <w:rPr>
          <w:rFonts w:ascii="Times New Roman" w:hAnsi="Times New Roman"/>
          <w:sz w:val="24"/>
          <w:szCs w:val="24"/>
        </w:rPr>
        <w:t>ot of industries are</w:t>
      </w:r>
      <w:proofErr w:type="gramEnd"/>
      <w:r>
        <w:rPr>
          <w:rFonts w:ascii="Times New Roman" w:hAnsi="Times New Roman"/>
          <w:sz w:val="24"/>
          <w:szCs w:val="24"/>
        </w:rPr>
        <w:t xml:space="preserve"> using this </w:t>
      </w:r>
      <w:r w:rsidRPr="00553BD8">
        <w:rPr>
          <w:rFonts w:ascii="Times New Roman" w:hAnsi="Times New Roman"/>
          <w:sz w:val="24"/>
          <w:szCs w:val="24"/>
        </w:rPr>
        <w:t>system for process control. This controls many devices nowadays and being so advance and common use. To save costs, embedded systems are frequently used and it has cheap microcontrollers.</w:t>
      </w:r>
    </w:p>
    <w:p w:rsidR="006D04DD" w:rsidRPr="00104CD1" w:rsidRDefault="006D04DD" w:rsidP="006D04DD">
      <w:pPr>
        <w:pStyle w:val="ListParagraph"/>
        <w:rPr>
          <w:rFonts w:cs="Times New Roman"/>
        </w:rPr>
      </w:pPr>
    </w:p>
    <w:p w:rsidR="006D04DD" w:rsidRPr="00104CD1" w:rsidRDefault="006D04DD" w:rsidP="006D04DD">
      <w:pPr>
        <w:rPr>
          <w:rFonts w:ascii="Times New Roman" w:hAnsi="Times New Roman"/>
          <w:sz w:val="26"/>
          <w:szCs w:val="26"/>
        </w:rPr>
      </w:pPr>
      <w:r w:rsidRPr="00104CD1">
        <w:rPr>
          <w:rFonts w:ascii="Times New Roman" w:hAnsi="Times New Roman"/>
          <w:sz w:val="26"/>
          <w:szCs w:val="26"/>
        </w:rPr>
        <w:t>1.2 Project overview:</w:t>
      </w:r>
    </w:p>
    <w:p w:rsidR="006D04DD" w:rsidRDefault="006D04DD" w:rsidP="006D04DD">
      <w:pPr>
        <w:spacing w:after="40"/>
        <w:jc w:val="both"/>
        <w:rPr>
          <w:rFonts w:ascii="Times New Roman" w:hAnsi="Times New Roman"/>
          <w:sz w:val="26"/>
          <w:szCs w:val="26"/>
        </w:rPr>
      </w:pPr>
    </w:p>
    <w:p w:rsidR="006D04DD" w:rsidRPr="006D04DD" w:rsidRDefault="006D04DD" w:rsidP="006D04DD">
      <w:pPr>
        <w:spacing w:after="40"/>
        <w:jc w:val="both"/>
        <w:rPr>
          <w:rFonts w:ascii="Times New Roman" w:hAnsi="Times New Roman"/>
          <w:sz w:val="24"/>
          <w:szCs w:val="24"/>
        </w:rPr>
      </w:pPr>
      <w:r w:rsidRPr="006D04DD">
        <w:rPr>
          <w:rFonts w:ascii="Times New Roman" w:hAnsi="Times New Roman"/>
          <w:sz w:val="24"/>
          <w:szCs w:val="24"/>
        </w:rPr>
        <w:t xml:space="preserve">This is the internet of things ( IOT ) based project, where we particularly uses micro controller ( ESP32 ), Solar panels, DC motors, Soil moisture sensor, Motor drivers(L293D) ,  Rechargeable battery, Pump motors, Ultrasonic sensor with robot chassis to built these robotic car setup. Solar panels take sunlight as source to produce electric power using photovoltaic effect. This produced electric power is stored in the rechargeable battery. This rechargeable battery is connected to ESP32. Soil moisture sensor senses the moisture in the soil and gives the signal to the ESP32. Based upon the signals given by the sensor it gives commands to Motor drivers. Motor drivers are used to give required voltage to the DC Motors as micro controller gives only 5volts which is not sufficient to the DC Motors. In this project we used 4 DC Motors in which two of them are used for the motion of robot and other two DC Motors are used for </w:t>
      </w:r>
      <w:proofErr w:type="spellStart"/>
      <w:r w:rsidRPr="006D04DD">
        <w:rPr>
          <w:rFonts w:ascii="Times New Roman" w:hAnsi="Times New Roman"/>
          <w:sz w:val="24"/>
          <w:szCs w:val="24"/>
        </w:rPr>
        <w:t>ploughing</w:t>
      </w:r>
      <w:proofErr w:type="spellEnd"/>
      <w:r w:rsidRPr="006D04DD">
        <w:rPr>
          <w:rFonts w:ascii="Times New Roman" w:hAnsi="Times New Roman"/>
          <w:sz w:val="24"/>
          <w:szCs w:val="24"/>
        </w:rPr>
        <w:t xml:space="preserve"> and seeding. As Robot works in the field there may be the chances of getting obstacles on its way. So, we used Ultrasonic sensor to sense obstacles and gives the signal to ESP32, which gives commands to DC motor drivers to stop. </w:t>
      </w:r>
    </w:p>
    <w:p w:rsidR="006D04DD" w:rsidRPr="006D04DD" w:rsidRDefault="006D04DD" w:rsidP="006D04DD">
      <w:pPr>
        <w:spacing w:after="40"/>
        <w:jc w:val="both"/>
        <w:rPr>
          <w:rFonts w:ascii="Times New Roman" w:hAnsi="Times New Roman"/>
          <w:sz w:val="24"/>
          <w:szCs w:val="24"/>
        </w:rPr>
      </w:pPr>
      <w:r w:rsidRPr="006D04DD">
        <w:rPr>
          <w:rFonts w:ascii="Times New Roman" w:hAnsi="Times New Roman"/>
          <w:sz w:val="24"/>
          <w:szCs w:val="24"/>
        </w:rPr>
        <w:t xml:space="preserve">Mobile application is used to command the robot from anywhere, where the mobile is connected to the </w:t>
      </w:r>
      <w:proofErr w:type="spellStart"/>
      <w:r w:rsidRPr="006D04DD">
        <w:rPr>
          <w:rFonts w:ascii="Times New Roman" w:hAnsi="Times New Roman"/>
          <w:sz w:val="24"/>
          <w:szCs w:val="24"/>
        </w:rPr>
        <w:t>wifi</w:t>
      </w:r>
      <w:proofErr w:type="spellEnd"/>
      <w:r w:rsidRPr="006D04DD">
        <w:rPr>
          <w:rFonts w:ascii="Times New Roman" w:hAnsi="Times New Roman"/>
          <w:sz w:val="24"/>
          <w:szCs w:val="24"/>
        </w:rPr>
        <w:t xml:space="preserve"> of ESP32 </w:t>
      </w:r>
    </w:p>
    <w:p w:rsidR="006D04DD" w:rsidRPr="00553BD8" w:rsidRDefault="006D04DD" w:rsidP="006D04DD">
      <w:pPr>
        <w:spacing w:after="40"/>
        <w:jc w:val="both"/>
        <w:rPr>
          <w:rFonts w:ascii="Times New Roman" w:hAnsi="Times New Roman"/>
          <w:sz w:val="24"/>
          <w:szCs w:val="24"/>
        </w:rPr>
      </w:pPr>
    </w:p>
    <w:p w:rsidR="006D04DD" w:rsidRDefault="006D04DD" w:rsidP="006D04DD">
      <w:pPr>
        <w:spacing w:after="40"/>
        <w:jc w:val="both"/>
        <w:rPr>
          <w:rFonts w:ascii="Times New Roman" w:hAnsi="Times New Roman"/>
          <w:sz w:val="26"/>
          <w:szCs w:val="26"/>
        </w:rPr>
      </w:pPr>
    </w:p>
    <w:p w:rsidR="006D04DD" w:rsidRPr="00553BD8" w:rsidRDefault="006D04DD" w:rsidP="006D04DD">
      <w:pPr>
        <w:spacing w:after="40"/>
        <w:jc w:val="both"/>
        <w:rPr>
          <w:rFonts w:ascii="Times New Roman" w:hAnsi="Times New Roman"/>
          <w:sz w:val="26"/>
          <w:szCs w:val="26"/>
        </w:rPr>
      </w:pPr>
    </w:p>
    <w:p w:rsidR="006D04DD" w:rsidRDefault="006D04DD" w:rsidP="006D04DD">
      <w:pPr>
        <w:spacing w:after="360" w:line="360" w:lineRule="auto"/>
        <w:ind w:left="2160" w:right="720"/>
        <w:jc w:val="both"/>
        <w:rPr>
          <w:rFonts w:ascii="Times New Roman" w:hAnsi="Times New Roman"/>
          <w:sz w:val="24"/>
          <w:szCs w:val="24"/>
        </w:rPr>
      </w:pPr>
    </w:p>
    <w:p w:rsidR="006D04DD" w:rsidRDefault="006D04DD" w:rsidP="006D04DD">
      <w:pPr>
        <w:spacing w:after="360" w:line="360" w:lineRule="auto"/>
        <w:ind w:left="2160" w:right="720"/>
        <w:jc w:val="both"/>
        <w:rPr>
          <w:rFonts w:ascii="Times New Roman" w:hAnsi="Times New Roman"/>
          <w:sz w:val="24"/>
          <w:szCs w:val="24"/>
        </w:rPr>
      </w:pPr>
    </w:p>
    <w:p w:rsidR="006D04DD" w:rsidRDefault="006D04DD" w:rsidP="006D04DD">
      <w:pPr>
        <w:spacing w:after="360" w:line="360" w:lineRule="auto"/>
        <w:ind w:left="2160" w:right="720"/>
        <w:jc w:val="both"/>
        <w:rPr>
          <w:rFonts w:ascii="Times New Roman" w:hAnsi="Times New Roman"/>
          <w:sz w:val="24"/>
          <w:szCs w:val="24"/>
        </w:rPr>
      </w:pPr>
    </w:p>
    <w:p w:rsidR="006D04DD" w:rsidRPr="00F92549" w:rsidRDefault="006D04DD" w:rsidP="006D04DD">
      <w:pPr>
        <w:spacing w:after="360" w:line="360" w:lineRule="auto"/>
        <w:ind w:left="2160" w:right="720"/>
        <w:jc w:val="both"/>
        <w:rPr>
          <w:rFonts w:ascii="Times New Roman" w:hAnsi="Times New Roman"/>
          <w:sz w:val="28"/>
          <w:szCs w:val="28"/>
        </w:rPr>
      </w:pPr>
      <w:r w:rsidRPr="00F92549">
        <w:rPr>
          <w:rFonts w:ascii="Times New Roman" w:hAnsi="Times New Roman"/>
          <w:sz w:val="28"/>
          <w:szCs w:val="28"/>
        </w:rPr>
        <w:t xml:space="preserve">CHAPTER 2: EMBEDDED SYSTEMS </w:t>
      </w:r>
    </w:p>
    <w:p w:rsidR="006D04DD" w:rsidRDefault="006D04DD" w:rsidP="006D04DD">
      <w:pPr>
        <w:rPr>
          <w:rFonts w:ascii="Times New Roman" w:hAnsi="Times New Roman"/>
          <w:sz w:val="26"/>
          <w:szCs w:val="26"/>
        </w:rPr>
      </w:pPr>
      <w:r w:rsidRPr="00104CD1">
        <w:rPr>
          <w:rFonts w:ascii="Times New Roman" w:hAnsi="Times New Roman"/>
          <w:sz w:val="26"/>
          <w:szCs w:val="26"/>
        </w:rPr>
        <w:t>2.1 Embedded Systems:</w:t>
      </w:r>
    </w:p>
    <w:p w:rsidR="006D04DD" w:rsidRPr="00104CD1" w:rsidRDefault="006D04DD" w:rsidP="006D04DD">
      <w:pPr>
        <w:rPr>
          <w:rFonts w:ascii="Times New Roman" w:hAnsi="Times New Roman"/>
          <w:sz w:val="26"/>
          <w:szCs w:val="26"/>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An embedded system is a computer system designed to perform one or a few dedicated functions often with real-time computing constraints. It is embedded as part of a complete device often including hardware and mechanical parts. By contrast, a general-purpose computer, such as a personal computer (PC), is designed to be flexible and to meet a wide range of end-user needs. Embedded systems control many devices in common use today.</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systems are controlled by one or more main processing cores that are typically either microcontrollers or digital signal processors (DSP). The key characteristic, however, is being dedicated to handle a particular task, which may require very powerful processors. For example, air traffic control systems may usefully be viewed as embedded, even though they involve mainframe computers and dedicated regional and national networks between airports and radar sites. (</w:t>
      </w:r>
      <w:proofErr w:type="gramStart"/>
      <w:r w:rsidRPr="00846989">
        <w:rPr>
          <w:rFonts w:ascii="Times New Roman" w:hAnsi="Times New Roman"/>
          <w:sz w:val="24"/>
          <w:szCs w:val="24"/>
        </w:rPr>
        <w:t>Each radar</w:t>
      </w:r>
      <w:proofErr w:type="gramEnd"/>
      <w:r w:rsidRPr="00846989">
        <w:rPr>
          <w:rFonts w:ascii="Times New Roman" w:hAnsi="Times New Roman"/>
          <w:sz w:val="24"/>
          <w:szCs w:val="24"/>
        </w:rPr>
        <w:t xml:space="preserve"> probably includes one or more embedded systems of its own.)</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Since the embedded system is dedicated to specific tasks, design engineers can optimize it to reduce the size and cost of the product and increase the reliability and performance. Some embedded systems are mass-produced, benefiting from economies of scale.</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p>
    <w:p w:rsidR="006D04DD" w:rsidRPr="00846989" w:rsidRDefault="006D04DD" w:rsidP="006D04DD">
      <w:pPr>
        <w:spacing w:line="360" w:lineRule="auto"/>
        <w:ind w:firstLine="720"/>
        <w:jc w:val="both"/>
        <w:rPr>
          <w:rFonts w:ascii="Times New Roman" w:hAnsi="Times New Roman"/>
          <w:sz w:val="24"/>
          <w:szCs w:val="28"/>
        </w:rPr>
      </w:pPr>
      <w:r w:rsidRPr="00846989">
        <w:rPr>
          <w:rFonts w:ascii="Times New Roman" w:hAnsi="Times New Roman"/>
          <w:sz w:val="24"/>
          <w:szCs w:val="24"/>
        </w:rPr>
        <w:t xml:space="preserve">            In general, "embedded system" is not a strictly definable term, as most systems have some element of extensibility or programmability. For example, handheld computers share some elements with embedded systems such as the operating systems and microprocessors which power them, but they allow different applications to be loaded and peripherals to be connected. Moreover, even systems which don't expose programmability as a primary feature generally need to support software updates. On a continuum from "general purpose" to "embedded", large application systems will have subcomponents at most points </w:t>
      </w:r>
      <w:r w:rsidRPr="00846989">
        <w:rPr>
          <w:rFonts w:ascii="Times New Roman" w:hAnsi="Times New Roman"/>
          <w:sz w:val="24"/>
          <w:szCs w:val="24"/>
        </w:rPr>
        <w:lastRenderedPageBreak/>
        <w:t>even if the system as a whole is "designed to perform one or a few dedicated functions", and is thus appropriate to call "embedded"</w:t>
      </w:r>
      <w:r w:rsidRPr="00846989">
        <w:rPr>
          <w:rFonts w:ascii="Times New Roman" w:hAnsi="Times New Roman"/>
          <w:sz w:val="24"/>
          <w:szCs w:val="28"/>
        </w:rPr>
        <w:t>. A modern example of embedded system is shown in fig: 2.1.</w:t>
      </w:r>
    </w:p>
    <w:p w:rsidR="006D04DD" w:rsidRPr="00846989" w:rsidRDefault="006D04DD" w:rsidP="006D04DD">
      <w:pPr>
        <w:spacing w:line="360" w:lineRule="auto"/>
        <w:jc w:val="center"/>
        <w:rPr>
          <w:rFonts w:ascii="Times New Roman" w:hAnsi="Times New Roman"/>
          <w:noProof/>
          <w:sz w:val="24"/>
          <w:szCs w:val="28"/>
        </w:rPr>
      </w:pPr>
      <w:r>
        <w:rPr>
          <w:rFonts w:ascii="Times New Roman" w:hAnsi="Times New Roman"/>
          <w:noProof/>
          <w:sz w:val="24"/>
          <w:szCs w:val="28"/>
        </w:rPr>
        <w:drawing>
          <wp:inline distT="0" distB="0" distL="0" distR="0">
            <wp:extent cx="3909695" cy="3048000"/>
            <wp:effectExtent l="0" t="0" r="0" b="0"/>
            <wp:docPr id="10" name="Picture 9" descr="C:\Users\charan\Desktop\776px-ADSL_modem_router_internals_labe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an\Desktop\776px-ADSL_modem_router_internals_labeled[1].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9695" cy="3048000"/>
                    </a:xfrm>
                    <a:prstGeom prst="rect">
                      <a:avLst/>
                    </a:prstGeom>
                    <a:noFill/>
                    <a:ln>
                      <a:noFill/>
                    </a:ln>
                  </pic:spPr>
                </pic:pic>
              </a:graphicData>
            </a:graphic>
          </wp:inline>
        </w:drawing>
      </w:r>
    </w:p>
    <w:p w:rsidR="006D04DD" w:rsidRPr="00846989" w:rsidRDefault="006D04DD" w:rsidP="006D04DD">
      <w:pPr>
        <w:spacing w:line="360" w:lineRule="auto"/>
        <w:jc w:val="center"/>
        <w:rPr>
          <w:rFonts w:ascii="Times New Roman" w:hAnsi="Times New Roman"/>
          <w:b/>
          <w:sz w:val="24"/>
          <w:szCs w:val="28"/>
        </w:rPr>
      </w:pPr>
      <w:r w:rsidRPr="00846989">
        <w:rPr>
          <w:rFonts w:ascii="Times New Roman" w:hAnsi="Times New Roman"/>
          <w:b/>
          <w:noProof/>
          <w:sz w:val="24"/>
          <w:szCs w:val="28"/>
        </w:rPr>
        <w:t>Fig 2.1:A modern example of embedded system</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r>
      <w:proofErr w:type="spellStart"/>
      <w:r w:rsidRPr="00846989">
        <w:rPr>
          <w:rFonts w:ascii="Times New Roman" w:hAnsi="Times New Roman"/>
          <w:sz w:val="24"/>
          <w:szCs w:val="24"/>
        </w:rPr>
        <w:t>Labelled</w:t>
      </w:r>
      <w:proofErr w:type="spellEnd"/>
      <w:r w:rsidRPr="00846989">
        <w:rPr>
          <w:rFonts w:ascii="Times New Roman" w:hAnsi="Times New Roman"/>
          <w:sz w:val="24"/>
          <w:szCs w:val="24"/>
        </w:rPr>
        <w:t xml:space="preserve"> parts include microprocessor (4), RAM (6), flash memory (7).Embedded systems programming is not like normal PC programming. In many ways, programming for an embedded system is like programming PC 15 years ago. The hardware for the system is usually chosen to make the device as cheap as possible. Spending an extra dollar a unit in order to make things easier to program can cost millions. Hiring a programmer for an extra month is cheap in comparison. This means the programmer must make do with slow processors and low memory, while at the same time battling a need for efficiency not seen in most PC applications. Below is a list of issues specific to the embedded field.</w:t>
      </w:r>
    </w:p>
    <w:p w:rsidR="006D04DD" w:rsidRPr="00104CD1" w:rsidRDefault="006D04DD" w:rsidP="006D04DD">
      <w:pPr>
        <w:rPr>
          <w:rFonts w:ascii="Times New Roman" w:hAnsi="Times New Roman"/>
          <w:sz w:val="26"/>
          <w:szCs w:val="26"/>
        </w:rPr>
      </w:pPr>
      <w:r w:rsidRPr="00104CD1">
        <w:rPr>
          <w:rFonts w:ascii="Times New Roman" w:hAnsi="Times New Roman"/>
          <w:sz w:val="26"/>
          <w:szCs w:val="26"/>
        </w:rPr>
        <w:t>2.1.1 History:</w:t>
      </w:r>
      <w:r w:rsidRPr="00104CD1">
        <w:rPr>
          <w:rFonts w:ascii="Times New Roman" w:hAnsi="Times New Roman"/>
          <w:sz w:val="26"/>
          <w:szCs w:val="26"/>
        </w:rPr>
        <w:tab/>
      </w:r>
    </w:p>
    <w:p w:rsidR="006D04DD" w:rsidRPr="00846989" w:rsidRDefault="006D04DD" w:rsidP="006D04DD">
      <w:pPr>
        <w:pStyle w:val="NormalWeb"/>
        <w:spacing w:before="96" w:beforeAutospacing="0" w:after="120" w:afterAutospacing="0" w:line="360" w:lineRule="auto"/>
        <w:jc w:val="both"/>
        <w:rPr>
          <w:b/>
          <w:color w:val="000000"/>
          <w:sz w:val="28"/>
          <w:szCs w:val="28"/>
        </w:rPr>
      </w:pPr>
      <w:r w:rsidRPr="00846989">
        <w:rPr>
          <w:color w:val="000000"/>
        </w:rPr>
        <w:tab/>
      </w:r>
      <w:r w:rsidRPr="00846989">
        <w:rPr>
          <w:color w:val="000000"/>
        </w:rPr>
        <w:tab/>
        <w:t>In the earliest years of computers in the 1930–40s, computers were sometimes dedicated to a single task, but were far too large and expensive for most kinds of tasks performed by embedded computers of today. Over time however, the concept of</w:t>
      </w:r>
      <w:r w:rsidRPr="00846989">
        <w:rPr>
          <w:rStyle w:val="apple-converted-space"/>
          <w:color w:val="000000"/>
        </w:rPr>
        <w:t> </w:t>
      </w:r>
      <w:r>
        <w:t>controllers evolved</w:t>
      </w:r>
      <w:r w:rsidRPr="00846989">
        <w:rPr>
          <w:color w:val="000000"/>
        </w:rPr>
        <w:t xml:space="preserve"> from traditional</w:t>
      </w:r>
      <w:r w:rsidRPr="00846989">
        <w:rPr>
          <w:rStyle w:val="apple-converted-space"/>
          <w:color w:val="000000"/>
        </w:rPr>
        <w:t> </w:t>
      </w:r>
      <w:hyperlink r:id="rId9" w:tooltip="Electromechanical" w:history="1">
        <w:r w:rsidRPr="00846989">
          <w:rPr>
            <w:rStyle w:val="Hyperlink"/>
            <w:rFonts w:eastAsia="Times New Roman"/>
          </w:rPr>
          <w:t>electromechanical</w:t>
        </w:r>
      </w:hyperlink>
      <w:r w:rsidRPr="00846989">
        <w:rPr>
          <w:rStyle w:val="apple-converted-space"/>
          <w:color w:val="000000"/>
        </w:rPr>
        <w:t> </w:t>
      </w:r>
      <w:r w:rsidRPr="00846989">
        <w:rPr>
          <w:color w:val="000000"/>
        </w:rPr>
        <w:t>sequencers, via solid state devices, to the use of computer technology.</w:t>
      </w:r>
    </w:p>
    <w:p w:rsidR="006D04DD" w:rsidRPr="00846989" w:rsidRDefault="006D04DD" w:rsidP="006D04DD">
      <w:pPr>
        <w:pStyle w:val="NormalWeb"/>
        <w:spacing w:before="96" w:beforeAutospacing="0" w:after="120" w:afterAutospacing="0" w:line="360" w:lineRule="auto"/>
        <w:ind w:firstLine="720"/>
        <w:jc w:val="both"/>
        <w:rPr>
          <w:b/>
          <w:color w:val="000000"/>
          <w:sz w:val="28"/>
          <w:szCs w:val="28"/>
        </w:rPr>
      </w:pPr>
      <w:r w:rsidRPr="00846989">
        <w:rPr>
          <w:color w:val="000000"/>
        </w:rPr>
        <w:t xml:space="preserve">           One of the first recognizably modern embedded systems was the</w:t>
      </w:r>
      <w:r w:rsidRPr="00846989">
        <w:rPr>
          <w:rStyle w:val="apple-converted-space"/>
          <w:color w:val="000000"/>
        </w:rPr>
        <w:t> </w:t>
      </w:r>
      <w:hyperlink r:id="rId10" w:tooltip="Apollo Guidance Computer" w:history="1">
        <w:r w:rsidRPr="00846989">
          <w:rPr>
            <w:rStyle w:val="Hyperlink"/>
            <w:rFonts w:eastAsia="Times New Roman"/>
          </w:rPr>
          <w:t>Apollo Guidance Computer</w:t>
        </w:r>
      </w:hyperlink>
      <w:r w:rsidRPr="00846989">
        <w:rPr>
          <w:color w:val="000000"/>
        </w:rPr>
        <w:t>, developed by</w:t>
      </w:r>
      <w:r w:rsidRPr="00846989">
        <w:rPr>
          <w:rStyle w:val="apple-converted-space"/>
          <w:color w:val="000000"/>
        </w:rPr>
        <w:t> </w:t>
      </w:r>
      <w:hyperlink r:id="rId11" w:tooltip="Charles Stark Draper" w:history="1">
        <w:r w:rsidRPr="00846989">
          <w:rPr>
            <w:rStyle w:val="Hyperlink"/>
            <w:rFonts w:eastAsia="Times New Roman"/>
          </w:rPr>
          <w:t>Charles Stark Draper</w:t>
        </w:r>
      </w:hyperlink>
      <w:r w:rsidRPr="00846989">
        <w:rPr>
          <w:rStyle w:val="apple-converted-space"/>
          <w:color w:val="000000"/>
        </w:rPr>
        <w:t> </w:t>
      </w:r>
      <w:r w:rsidRPr="00846989">
        <w:rPr>
          <w:color w:val="000000"/>
        </w:rPr>
        <w:t xml:space="preserve">at the MIT Instrumentation Laboratory. At the project's inception, the Apollo guidance computer was considered the riskiest item in the Apollo project as it employed the then newly developed monolithic integrated circuits to reduce the size and weight. An early mass-produced embedded system was the </w:t>
      </w:r>
      <w:proofErr w:type="spellStart"/>
      <w:r w:rsidRPr="00846989">
        <w:rPr>
          <w:color w:val="000000"/>
        </w:rPr>
        <w:t>Autonetics</w:t>
      </w:r>
      <w:proofErr w:type="spellEnd"/>
      <w:r w:rsidRPr="00846989">
        <w:rPr>
          <w:color w:val="000000"/>
        </w:rPr>
        <w:t xml:space="preserve"> D-17 guidance computer for the</w:t>
      </w:r>
      <w:r w:rsidRPr="00846989">
        <w:rPr>
          <w:rStyle w:val="apple-converted-space"/>
          <w:color w:val="000000"/>
        </w:rPr>
        <w:t> </w:t>
      </w:r>
      <w:hyperlink r:id="rId12" w:tooltip="Minuteman (missile)" w:history="1">
        <w:r w:rsidRPr="00846989">
          <w:rPr>
            <w:rStyle w:val="Hyperlink"/>
            <w:rFonts w:eastAsia="Times New Roman"/>
          </w:rPr>
          <w:t>Minuteman missile</w:t>
        </w:r>
      </w:hyperlink>
      <w:r w:rsidRPr="00846989">
        <w:rPr>
          <w:color w:val="000000"/>
        </w:rPr>
        <w:t>, released in 1961. It was built from</w:t>
      </w:r>
      <w:r w:rsidRPr="00846989">
        <w:rPr>
          <w:rStyle w:val="apple-converted-space"/>
          <w:color w:val="000000"/>
        </w:rPr>
        <w:t> </w:t>
      </w:r>
      <w:hyperlink r:id="rId13" w:tooltip="Transistor" w:history="1">
        <w:r w:rsidRPr="00846989">
          <w:rPr>
            <w:rStyle w:val="Hyperlink"/>
            <w:rFonts w:eastAsia="Times New Roman"/>
          </w:rPr>
          <w:t>transistor</w:t>
        </w:r>
      </w:hyperlink>
      <w:r w:rsidRPr="00846989">
        <w:rPr>
          <w:rStyle w:val="apple-converted-space"/>
        </w:rPr>
        <w:t> </w:t>
      </w:r>
      <w:hyperlink r:id="rId14" w:tooltip="Digital circuit" w:history="1">
        <w:r w:rsidRPr="00846989">
          <w:rPr>
            <w:rStyle w:val="Hyperlink"/>
            <w:rFonts w:eastAsia="Times New Roman"/>
          </w:rPr>
          <w:t>logic</w:t>
        </w:r>
      </w:hyperlink>
      <w:r w:rsidRPr="00846989">
        <w:rPr>
          <w:rStyle w:val="apple-converted-space"/>
          <w:color w:val="000000"/>
        </w:rPr>
        <w:t> </w:t>
      </w:r>
      <w:r w:rsidRPr="00846989">
        <w:rPr>
          <w:color w:val="000000"/>
        </w:rPr>
        <w:t xml:space="preserve">and had a </w:t>
      </w:r>
      <w:hyperlink r:id="rId15" w:tooltip="Hard disk" w:history="1">
        <w:r w:rsidRPr="00846989">
          <w:rPr>
            <w:rStyle w:val="Hyperlink"/>
            <w:rFonts w:eastAsia="Times New Roman"/>
          </w:rPr>
          <w:t>hard disk</w:t>
        </w:r>
      </w:hyperlink>
      <w:r w:rsidRPr="00846989">
        <w:rPr>
          <w:rStyle w:val="apple-converted-space"/>
          <w:color w:val="000000"/>
        </w:rPr>
        <w:t> </w:t>
      </w:r>
      <w:r w:rsidRPr="00846989">
        <w:rPr>
          <w:color w:val="000000"/>
        </w:rPr>
        <w:t xml:space="preserve">for main memory. When the Minuteman II went into </w:t>
      </w:r>
      <w:r w:rsidRPr="00846989">
        <w:rPr>
          <w:color w:val="000000"/>
        </w:rPr>
        <w:lastRenderedPageBreak/>
        <w:t>production in 1966, the D-17 was replaced with a new computer that was the first high-volume use of integrated circuits.</w:t>
      </w:r>
    </w:p>
    <w:p w:rsidR="006D04DD" w:rsidRDefault="006D04DD" w:rsidP="006D04DD">
      <w:pPr>
        <w:rPr>
          <w:rFonts w:ascii="Times New Roman" w:hAnsi="Times New Roman"/>
          <w:sz w:val="26"/>
          <w:szCs w:val="26"/>
        </w:rPr>
      </w:pPr>
      <w:r w:rsidRPr="00D47850">
        <w:rPr>
          <w:rFonts w:ascii="Times New Roman" w:hAnsi="Times New Roman"/>
          <w:sz w:val="26"/>
          <w:szCs w:val="26"/>
        </w:rPr>
        <w:t>2.1.2 Tools:</w:t>
      </w:r>
    </w:p>
    <w:p w:rsidR="006D04DD" w:rsidRPr="00D47850" w:rsidRDefault="006D04DD" w:rsidP="006D04DD">
      <w:pPr>
        <w:rPr>
          <w:rFonts w:ascii="Times New Roman" w:hAnsi="Times New Roman"/>
          <w:sz w:val="26"/>
          <w:szCs w:val="26"/>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development makes up a small fraction of total programming. There's also a large number of embedded architectures, unlike the PC world where 1 instruction set rules, and the UNIX world where there's only 3 or 4 major ones. This means that the tools are more expensive. It also means that they're lowering featured, and less developed. On a major embedded project, at some point you will almost always find a compiler bug of some sort.</w:t>
      </w:r>
    </w:p>
    <w:p w:rsidR="006D04DD" w:rsidRPr="00846989" w:rsidRDefault="006D04DD" w:rsidP="006D04DD">
      <w:pPr>
        <w:spacing w:line="360" w:lineRule="auto"/>
        <w:jc w:val="both"/>
        <w:rPr>
          <w:rFonts w:ascii="Times New Roman" w:hAnsi="Times New Roman"/>
          <w:b/>
          <w:sz w:val="24"/>
          <w:szCs w:val="24"/>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Debugging tools are another issue. Since you can't always run general programs on your embedded processor, you can't always run a debugger on it. This makes fixing your program difficult. Special hardware such as JTAG ports can overcome this issue in part. However, if you stop on a breakpoint when your system is controlling real world hardware (such as a motor), permanent equipment damage can occur. As a result, people doing embedded programming quickly become masters at using serial IO channels and error message style debugging.</w:t>
      </w:r>
    </w:p>
    <w:p w:rsidR="006D04DD" w:rsidRPr="00846989" w:rsidRDefault="006D04DD" w:rsidP="006D04DD">
      <w:pPr>
        <w:spacing w:line="360" w:lineRule="auto"/>
        <w:jc w:val="both"/>
        <w:rPr>
          <w:rFonts w:ascii="Times New Roman" w:hAnsi="Times New Roman"/>
          <w:sz w:val="24"/>
          <w:szCs w:val="24"/>
        </w:rPr>
      </w:pPr>
    </w:p>
    <w:p w:rsidR="006D04DD" w:rsidRDefault="006D04DD" w:rsidP="006D04DD">
      <w:pPr>
        <w:rPr>
          <w:rFonts w:ascii="Times New Roman" w:hAnsi="Times New Roman"/>
          <w:sz w:val="26"/>
          <w:szCs w:val="26"/>
        </w:rPr>
      </w:pPr>
      <w:r w:rsidRPr="00D47850">
        <w:rPr>
          <w:rFonts w:ascii="Times New Roman" w:hAnsi="Times New Roman"/>
          <w:sz w:val="26"/>
          <w:szCs w:val="26"/>
        </w:rPr>
        <w:t>2.1.3 Resources:</w:t>
      </w:r>
    </w:p>
    <w:p w:rsidR="006D04DD" w:rsidRPr="00D47850" w:rsidRDefault="006D04DD" w:rsidP="006D04DD">
      <w:pPr>
        <w:rPr>
          <w:rFonts w:ascii="Times New Roman" w:hAnsi="Times New Roman"/>
          <w:sz w:val="26"/>
          <w:szCs w:val="26"/>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To save costs, embedded systems frequently have the cheapest processors that can do the job. This means your programs need to be written as efficiently as possible. When dealing with large data sets, issues like memory cache misses that never matter in PC programming can hurt you. Luckily, this won't happen too often- use reasonably efficient algorithms to start, and optimize only when necessary. Of course, normal profilers won't work well, due to the same reason debuggers don't work well. </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Memory is also an issue. For the same cost savings reasons, embedded systems usually have the least memory they can get away with. That means their algorithms must be memory efficient (unlike in PC programs, you will frequently sacrifice processor time for memory, rather than the reverse). It also means you can't afford to leak memory. Embedded applications generally use deterministic memory techniques and avoid the default "new" and "</w:t>
      </w:r>
      <w:proofErr w:type="spellStart"/>
      <w:r w:rsidRPr="00846989">
        <w:rPr>
          <w:rFonts w:ascii="Times New Roman" w:hAnsi="Times New Roman"/>
          <w:sz w:val="24"/>
          <w:szCs w:val="24"/>
        </w:rPr>
        <w:t>malloc</w:t>
      </w:r>
      <w:proofErr w:type="spellEnd"/>
      <w:r w:rsidRPr="00846989">
        <w:rPr>
          <w:rFonts w:ascii="Times New Roman" w:hAnsi="Times New Roman"/>
          <w:sz w:val="24"/>
          <w:szCs w:val="24"/>
        </w:rPr>
        <w:t xml:space="preserve">" functions, so that leaks can be found and eliminated more easily. Other resources programmers expect may not even exist. For example, most embedded processors do not have </w:t>
      </w:r>
      <w:r w:rsidRPr="00846989">
        <w:rPr>
          <w:rFonts w:ascii="Times New Roman" w:hAnsi="Times New Roman"/>
          <w:sz w:val="24"/>
          <w:szCs w:val="24"/>
        </w:rPr>
        <w:lastRenderedPageBreak/>
        <w:t>hardware FPUs (Floating-Point Processing Unit). These resources either need to be emulated in software, or avoided altogether.</w:t>
      </w:r>
    </w:p>
    <w:p w:rsidR="006D04DD" w:rsidRPr="00D47850" w:rsidRDefault="006D04DD" w:rsidP="006D04DD">
      <w:pPr>
        <w:pStyle w:val="ListParagraph"/>
        <w:rPr>
          <w:rFonts w:cs="Times New Roman"/>
          <w:sz w:val="26"/>
          <w:szCs w:val="26"/>
        </w:rPr>
      </w:pPr>
    </w:p>
    <w:p w:rsidR="006D04DD" w:rsidRDefault="006D04DD" w:rsidP="006D04DD">
      <w:pPr>
        <w:rPr>
          <w:rFonts w:ascii="Times New Roman" w:hAnsi="Times New Roman"/>
          <w:sz w:val="26"/>
          <w:szCs w:val="26"/>
        </w:rPr>
      </w:pPr>
      <w:r w:rsidRPr="00D47850">
        <w:rPr>
          <w:rFonts w:ascii="Times New Roman" w:hAnsi="Times New Roman"/>
          <w:sz w:val="26"/>
          <w:szCs w:val="26"/>
        </w:rPr>
        <w:t>2.1.4 Real Time Issues:</w:t>
      </w:r>
    </w:p>
    <w:p w:rsidR="006D04DD" w:rsidRPr="00D47850" w:rsidRDefault="006D04DD" w:rsidP="006D04DD">
      <w:pPr>
        <w:rPr>
          <w:rFonts w:ascii="Times New Roman" w:hAnsi="Times New Roman"/>
          <w:sz w:val="26"/>
          <w:szCs w:val="26"/>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systems frequently control hardware, and must be able to respond to them in real time. Failure to do so could cause inaccuracy in measurements, or even damage hardware such as motors. This is made even more difficult by the lack of resources available. Almost all embedded systems need to be able to prioritize some tasks over others, and to be able to put off/skip low priority tasks such as UI in favor of high priority tasks like hardware control.</w:t>
      </w:r>
    </w:p>
    <w:p w:rsidR="006D04DD" w:rsidRDefault="006D04DD" w:rsidP="006D04DD">
      <w:pPr>
        <w:rPr>
          <w:rFonts w:ascii="Times New Roman" w:hAnsi="Times New Roman"/>
          <w:sz w:val="28"/>
          <w:szCs w:val="28"/>
        </w:rPr>
      </w:pPr>
      <w:r w:rsidRPr="00D47850">
        <w:rPr>
          <w:rFonts w:ascii="Times New Roman" w:hAnsi="Times New Roman"/>
          <w:sz w:val="28"/>
          <w:szCs w:val="28"/>
        </w:rPr>
        <w:t>2.2 Need For Embedded Systems:</w:t>
      </w:r>
    </w:p>
    <w:p w:rsidR="006D04DD" w:rsidRPr="00D47850" w:rsidRDefault="006D04DD" w:rsidP="006D04DD">
      <w:pPr>
        <w:rPr>
          <w:rFonts w:ascii="Times New Roman" w:hAnsi="Times New Roman"/>
          <w:sz w:val="28"/>
          <w:szCs w:val="28"/>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The uses of embedded systems are virtually limitless, because every day new products are introduced to the market that utilizes embedded computers in novel ways. In recent years, hardware such as microprocessors, microcontrollers, and FPGA chips have become much cheaper. So when implementing a new form of control, it's wiser to just buy the generic chip and write your own custom software for it. Producing a custom-made chip to handle a particular task or set of tasks costs far more time and money. Many embedded computers even come with extensive libraries, so that "writing your own software" becomes a very trivial task indeed. From an implementation viewpoint, there is a major difference between a computer and an embedded system. Embedded systems are often required to provide Real-Time response. The main elements that make embedded systems unique are its reliability and ease in debugging.</w:t>
      </w:r>
    </w:p>
    <w:p w:rsidR="006D04DD" w:rsidRPr="00846989" w:rsidRDefault="006D04DD" w:rsidP="006D04DD">
      <w:pPr>
        <w:spacing w:line="360" w:lineRule="auto"/>
        <w:jc w:val="both"/>
        <w:rPr>
          <w:rFonts w:ascii="Times New Roman" w:hAnsi="Times New Roman"/>
          <w:sz w:val="24"/>
          <w:szCs w:val="24"/>
        </w:rPr>
      </w:pPr>
    </w:p>
    <w:p w:rsidR="006D04DD" w:rsidRDefault="006D04DD" w:rsidP="006D04DD">
      <w:pPr>
        <w:rPr>
          <w:rFonts w:ascii="Times New Roman" w:hAnsi="Times New Roman"/>
          <w:sz w:val="26"/>
          <w:szCs w:val="26"/>
        </w:rPr>
      </w:pPr>
      <w:r w:rsidRPr="00D47850">
        <w:rPr>
          <w:rFonts w:ascii="Times New Roman" w:hAnsi="Times New Roman"/>
          <w:sz w:val="26"/>
          <w:szCs w:val="26"/>
        </w:rPr>
        <w:t>2.2.1 Debugging:</w:t>
      </w:r>
    </w:p>
    <w:p w:rsidR="006D04DD" w:rsidRPr="00D47850" w:rsidRDefault="006D04DD" w:rsidP="006D04DD">
      <w:pPr>
        <w:rPr>
          <w:rFonts w:ascii="Times New Roman" w:hAnsi="Times New Roman"/>
          <w:sz w:val="26"/>
          <w:szCs w:val="26"/>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debugging may be performed at different levels, depending on the facilities available. From simplest to most sophisticate they can be roughly grouped into the following areas:</w:t>
      </w:r>
    </w:p>
    <w:p w:rsidR="006D04DD" w:rsidRPr="00846989" w:rsidRDefault="006D04DD" w:rsidP="006D04DD">
      <w:pPr>
        <w:pStyle w:val="ListParagraph"/>
        <w:numPr>
          <w:ilvl w:val="0"/>
          <w:numId w:val="10"/>
        </w:numPr>
        <w:suppressAutoHyphens w:val="0"/>
        <w:spacing w:after="0" w:line="360" w:lineRule="auto"/>
        <w:contextualSpacing w:val="0"/>
        <w:rPr>
          <w:szCs w:val="24"/>
        </w:rPr>
      </w:pPr>
      <w:r w:rsidRPr="00846989">
        <w:rPr>
          <w:szCs w:val="24"/>
        </w:rPr>
        <w:t xml:space="preserve">Interactive resident debugging, using the simple shell provided by the embedded operating system (e.g. </w:t>
      </w:r>
      <w:smartTag w:uri="urn:schemas-microsoft-com:office:smarttags" w:element="place">
        <w:r w:rsidRPr="00846989">
          <w:rPr>
            <w:szCs w:val="24"/>
          </w:rPr>
          <w:t>Forth</w:t>
        </w:r>
      </w:smartTag>
      <w:r w:rsidRPr="00846989">
        <w:rPr>
          <w:szCs w:val="24"/>
        </w:rPr>
        <w:t xml:space="preserve"> and Basic)</w:t>
      </w:r>
    </w:p>
    <w:p w:rsidR="006D04DD" w:rsidRPr="00846989" w:rsidRDefault="006D04DD" w:rsidP="006D04DD">
      <w:pPr>
        <w:pStyle w:val="ListParagraph"/>
        <w:numPr>
          <w:ilvl w:val="0"/>
          <w:numId w:val="10"/>
        </w:numPr>
        <w:suppressAutoHyphens w:val="0"/>
        <w:spacing w:after="0" w:line="360" w:lineRule="auto"/>
        <w:contextualSpacing w:val="0"/>
        <w:rPr>
          <w:szCs w:val="24"/>
        </w:rPr>
      </w:pPr>
      <w:r w:rsidRPr="00846989">
        <w:rPr>
          <w:szCs w:val="24"/>
        </w:rPr>
        <w:t>External debugging using logging or serial port output to trace operation using either a monitor in flash or using a debug server like the Remedy Debugger which even works for heterogeneous multi core systems.</w:t>
      </w:r>
    </w:p>
    <w:p w:rsidR="006D04DD" w:rsidRPr="00846989" w:rsidRDefault="006D04DD" w:rsidP="006D04DD">
      <w:pPr>
        <w:pStyle w:val="ListParagraph"/>
        <w:numPr>
          <w:ilvl w:val="0"/>
          <w:numId w:val="10"/>
        </w:numPr>
        <w:suppressAutoHyphens w:val="0"/>
        <w:spacing w:after="0" w:line="360" w:lineRule="auto"/>
        <w:contextualSpacing w:val="0"/>
        <w:rPr>
          <w:szCs w:val="24"/>
        </w:rPr>
      </w:pPr>
      <w:r w:rsidRPr="00846989">
        <w:rPr>
          <w:szCs w:val="24"/>
        </w:rPr>
        <w:lastRenderedPageBreak/>
        <w:t>An in-circuit debugger (ICD), a hardware device that connects to the microprocessor via a JTAG or Nexus interface. This allows the operation of the microprocessor to be controlled externally, but is typically restricted to specific debugging capabilities in the processor.</w:t>
      </w:r>
    </w:p>
    <w:p w:rsidR="006D04DD" w:rsidRPr="00846989" w:rsidRDefault="006D04DD" w:rsidP="006D04DD">
      <w:pPr>
        <w:pStyle w:val="ListParagraph"/>
        <w:numPr>
          <w:ilvl w:val="0"/>
          <w:numId w:val="10"/>
        </w:numPr>
        <w:suppressAutoHyphens w:val="0"/>
        <w:spacing w:after="0" w:line="360" w:lineRule="auto"/>
        <w:contextualSpacing w:val="0"/>
        <w:rPr>
          <w:szCs w:val="24"/>
        </w:rPr>
      </w:pPr>
      <w:r w:rsidRPr="00846989">
        <w:rPr>
          <w:szCs w:val="24"/>
        </w:rPr>
        <w:t>An in-circuit emulator replaces the microprocessor with a simulated equivalent, providing full control over all aspects of the microprocessor.</w:t>
      </w:r>
    </w:p>
    <w:p w:rsidR="006D04DD" w:rsidRPr="00846989" w:rsidRDefault="006D04DD" w:rsidP="006D04DD">
      <w:pPr>
        <w:pStyle w:val="ListParagraph"/>
        <w:numPr>
          <w:ilvl w:val="0"/>
          <w:numId w:val="10"/>
        </w:numPr>
        <w:suppressAutoHyphens w:val="0"/>
        <w:spacing w:after="0" w:line="360" w:lineRule="auto"/>
        <w:contextualSpacing w:val="0"/>
        <w:rPr>
          <w:szCs w:val="24"/>
        </w:rPr>
      </w:pPr>
      <w:r w:rsidRPr="00846989">
        <w:rPr>
          <w:szCs w:val="24"/>
        </w:rPr>
        <w:t>A complete emulator provides a simulation of all aspects of the hardware, allowing all of it to be controlled and modified and allowing debugging on a normal PC.</w:t>
      </w:r>
    </w:p>
    <w:p w:rsidR="006D04DD" w:rsidRPr="00846989" w:rsidRDefault="006D04DD" w:rsidP="006D04DD">
      <w:pPr>
        <w:pStyle w:val="ListParagraph"/>
        <w:numPr>
          <w:ilvl w:val="0"/>
          <w:numId w:val="10"/>
        </w:numPr>
        <w:suppressAutoHyphens w:val="0"/>
        <w:spacing w:after="0" w:line="360" w:lineRule="auto"/>
        <w:contextualSpacing w:val="0"/>
        <w:rPr>
          <w:szCs w:val="24"/>
        </w:rPr>
      </w:pPr>
      <w:r w:rsidRPr="00846989">
        <w:rPr>
          <w:szCs w:val="24"/>
        </w:rPr>
        <w:t>Unless restricted to external debugging, the programmer can typically load and run software through the tools, view the code running in the processor, and start or stop its operation. The view of the code may be as assembly code or source-code.</w:t>
      </w:r>
    </w:p>
    <w:p w:rsidR="006D04DD" w:rsidRPr="00846989" w:rsidRDefault="006D04DD" w:rsidP="006D04DD">
      <w:pPr>
        <w:pStyle w:val="ListParagraph"/>
        <w:spacing w:line="360" w:lineRule="auto"/>
        <w:rPr>
          <w:szCs w:val="24"/>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Because an embedded system is often composed of a wide variety of elements, the debugging strategy may vary. For instance, debugging a </w:t>
      </w:r>
      <w:proofErr w:type="gramStart"/>
      <w:r w:rsidRPr="00846989">
        <w:rPr>
          <w:rFonts w:ascii="Times New Roman" w:hAnsi="Times New Roman"/>
          <w:sz w:val="24"/>
          <w:szCs w:val="24"/>
        </w:rPr>
        <w:t>software(</w:t>
      </w:r>
      <w:proofErr w:type="gramEnd"/>
      <w:r w:rsidRPr="00846989">
        <w:rPr>
          <w:rFonts w:ascii="Times New Roman" w:hAnsi="Times New Roman"/>
          <w:sz w:val="24"/>
          <w:szCs w:val="24"/>
        </w:rPr>
        <w:t>and microprocessor) centric embedded system is different from debugging an embedded system where most of the processing is performed by peripherals (DSP, FPGA, co-processor). An increasing number of embedded systems today use more than one single processor core. A common problem with multi-core development is the proper synchronization of software execution. In such a case, the embedded system design may wish to check the data traffic on the busses between the processor cores, which requires very low-level debugging, at signal/bus level, with a logic analyzer, for instance.</w:t>
      </w:r>
    </w:p>
    <w:p w:rsidR="006D04DD" w:rsidRPr="00846989" w:rsidRDefault="006D04DD" w:rsidP="006D04DD">
      <w:pPr>
        <w:spacing w:line="360" w:lineRule="auto"/>
        <w:jc w:val="both"/>
        <w:rPr>
          <w:rFonts w:ascii="Times New Roman" w:hAnsi="Times New Roman"/>
          <w:sz w:val="24"/>
          <w:szCs w:val="24"/>
        </w:rPr>
      </w:pPr>
    </w:p>
    <w:p w:rsidR="006D04DD" w:rsidRDefault="006D04DD" w:rsidP="006D04DD">
      <w:pPr>
        <w:rPr>
          <w:rFonts w:ascii="Times New Roman" w:hAnsi="Times New Roman"/>
          <w:sz w:val="26"/>
          <w:szCs w:val="26"/>
        </w:rPr>
      </w:pPr>
      <w:r w:rsidRPr="00D47850">
        <w:rPr>
          <w:rFonts w:ascii="Times New Roman" w:hAnsi="Times New Roman"/>
          <w:sz w:val="26"/>
          <w:szCs w:val="26"/>
        </w:rPr>
        <w:t>2.2.2 Reliability:</w:t>
      </w:r>
    </w:p>
    <w:p w:rsidR="006D04DD" w:rsidRPr="00D47850" w:rsidRDefault="006D04DD" w:rsidP="006D04DD">
      <w:pPr>
        <w:rPr>
          <w:rFonts w:ascii="Times New Roman" w:hAnsi="Times New Roman"/>
          <w:sz w:val="26"/>
          <w:szCs w:val="26"/>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systems often reside in machines that are expected to run continuously for years without errors and in some cases recover by them if an error occurs. Therefore the software is usually developed and tested more carefully than that for personal computers, and unreliable mechanical moving parts such as disk drives, switches or buttons are avoided.</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Specific reliability issues may include:</w:t>
      </w:r>
    </w:p>
    <w:p w:rsidR="006D04DD" w:rsidRPr="00846989" w:rsidRDefault="006D04DD" w:rsidP="006D04DD">
      <w:pPr>
        <w:numPr>
          <w:ilvl w:val="0"/>
          <w:numId w:val="12"/>
        </w:numPr>
        <w:spacing w:after="0" w:line="360" w:lineRule="auto"/>
        <w:jc w:val="both"/>
        <w:rPr>
          <w:rFonts w:ascii="Times New Roman" w:hAnsi="Times New Roman"/>
          <w:sz w:val="24"/>
          <w:szCs w:val="24"/>
        </w:rPr>
      </w:pPr>
      <w:r w:rsidRPr="00846989">
        <w:rPr>
          <w:rFonts w:ascii="Times New Roman" w:hAnsi="Times New Roman"/>
          <w:sz w:val="24"/>
          <w:szCs w:val="24"/>
        </w:rPr>
        <w:t>The system cannot safely be shut down for repair, or it is too inaccessible to repair. Examples include space systems, undersea cables, navigational beacons, bore-hole systems, and automobiles.</w:t>
      </w:r>
    </w:p>
    <w:p w:rsidR="006D04DD" w:rsidRPr="00846989" w:rsidRDefault="006D04DD" w:rsidP="006D04DD">
      <w:pPr>
        <w:numPr>
          <w:ilvl w:val="0"/>
          <w:numId w:val="12"/>
        </w:numPr>
        <w:spacing w:after="0" w:line="360" w:lineRule="auto"/>
        <w:jc w:val="both"/>
        <w:rPr>
          <w:rFonts w:ascii="Times New Roman" w:hAnsi="Times New Roman"/>
          <w:sz w:val="24"/>
          <w:szCs w:val="24"/>
        </w:rPr>
      </w:pPr>
      <w:r w:rsidRPr="00846989">
        <w:rPr>
          <w:rFonts w:ascii="Times New Roman" w:hAnsi="Times New Roman"/>
          <w:sz w:val="24"/>
          <w:szCs w:val="24"/>
        </w:rPr>
        <w:t>The system must be kept running for safety reasons. "Limp modes" are less tolerable. Often backup</w:t>
      </w:r>
      <w:r w:rsidRPr="00846989">
        <w:rPr>
          <w:rFonts w:ascii="Times New Roman" w:hAnsi="Times New Roman"/>
          <w:sz w:val="24"/>
          <w:szCs w:val="24"/>
        </w:rPr>
        <w:tab/>
        <w:t xml:space="preserve">s </w:t>
      </w:r>
      <w:proofErr w:type="gramStart"/>
      <w:r w:rsidRPr="00846989">
        <w:rPr>
          <w:rFonts w:ascii="Times New Roman" w:hAnsi="Times New Roman"/>
          <w:sz w:val="24"/>
          <w:szCs w:val="24"/>
        </w:rPr>
        <w:t>are</w:t>
      </w:r>
      <w:proofErr w:type="gramEnd"/>
      <w:r w:rsidRPr="00846989">
        <w:rPr>
          <w:rFonts w:ascii="Times New Roman" w:hAnsi="Times New Roman"/>
          <w:sz w:val="24"/>
          <w:szCs w:val="24"/>
        </w:rPr>
        <w:t xml:space="preserve"> selected by an operator. Examples include aircraft navigation, reactor control systems, safety-critical chemical factory controls, train signals, engines on single-engine aircraft.</w:t>
      </w:r>
    </w:p>
    <w:p w:rsidR="006D04DD" w:rsidRPr="00846989" w:rsidRDefault="006D04DD" w:rsidP="006D04DD">
      <w:pPr>
        <w:numPr>
          <w:ilvl w:val="0"/>
          <w:numId w:val="12"/>
        </w:numPr>
        <w:spacing w:after="0" w:line="360" w:lineRule="auto"/>
        <w:jc w:val="both"/>
        <w:rPr>
          <w:rFonts w:ascii="Times New Roman" w:hAnsi="Times New Roman"/>
          <w:sz w:val="24"/>
          <w:szCs w:val="24"/>
        </w:rPr>
      </w:pPr>
      <w:r w:rsidRPr="00846989">
        <w:rPr>
          <w:rFonts w:ascii="Times New Roman" w:hAnsi="Times New Roman"/>
          <w:sz w:val="24"/>
          <w:szCs w:val="24"/>
        </w:rPr>
        <w:lastRenderedPageBreak/>
        <w:t>The system will lose large amounts of money when shut down: Telephone switches, factory controls, bridge and elevator controls, funds transfer and market making, automated sales and service.</w:t>
      </w:r>
    </w:p>
    <w:p w:rsidR="006D04DD" w:rsidRPr="00846989" w:rsidRDefault="006D04DD" w:rsidP="006D04DD">
      <w:pPr>
        <w:spacing w:line="360" w:lineRule="auto"/>
        <w:ind w:left="720"/>
        <w:jc w:val="both"/>
        <w:rPr>
          <w:rFonts w:ascii="Times New Roman" w:hAnsi="Times New Roman"/>
          <w:sz w:val="24"/>
          <w:szCs w:val="24"/>
        </w:rPr>
      </w:pPr>
    </w:p>
    <w:p w:rsidR="006D04DD" w:rsidRPr="00846989" w:rsidRDefault="006D04DD" w:rsidP="006D04DD">
      <w:pPr>
        <w:spacing w:line="360" w:lineRule="auto"/>
        <w:ind w:left="360" w:firstLine="360"/>
        <w:jc w:val="both"/>
        <w:rPr>
          <w:rFonts w:ascii="Times New Roman" w:hAnsi="Times New Roman"/>
          <w:sz w:val="24"/>
          <w:szCs w:val="24"/>
        </w:rPr>
      </w:pPr>
      <w:r w:rsidRPr="00846989">
        <w:rPr>
          <w:rFonts w:ascii="Times New Roman" w:hAnsi="Times New Roman"/>
          <w:sz w:val="24"/>
          <w:szCs w:val="24"/>
        </w:rPr>
        <w:t xml:space="preserve">              A variety of techniques are used, sometimes in combination, to recover from errors—both software bugs such as memory leaks, and also soft errors in the hardware:</w:t>
      </w:r>
    </w:p>
    <w:p w:rsidR="006D04DD" w:rsidRPr="00846989" w:rsidRDefault="006D04DD" w:rsidP="006D04DD">
      <w:pPr>
        <w:numPr>
          <w:ilvl w:val="0"/>
          <w:numId w:val="13"/>
        </w:numPr>
        <w:spacing w:after="0" w:line="360" w:lineRule="auto"/>
        <w:jc w:val="both"/>
        <w:rPr>
          <w:rFonts w:ascii="Times New Roman" w:hAnsi="Times New Roman"/>
          <w:sz w:val="24"/>
          <w:szCs w:val="24"/>
        </w:rPr>
      </w:pPr>
      <w:r w:rsidRPr="00846989">
        <w:rPr>
          <w:rFonts w:ascii="Times New Roman" w:hAnsi="Times New Roman"/>
          <w:sz w:val="24"/>
          <w:szCs w:val="24"/>
        </w:rPr>
        <w:t>Watchdog timer that resets the computer unless the software periodically notifies the watchdog</w:t>
      </w:r>
    </w:p>
    <w:p w:rsidR="006D04DD" w:rsidRPr="00846989" w:rsidRDefault="006D04DD" w:rsidP="006D04DD">
      <w:pPr>
        <w:pStyle w:val="ListParagraph"/>
        <w:numPr>
          <w:ilvl w:val="0"/>
          <w:numId w:val="11"/>
        </w:numPr>
        <w:suppressAutoHyphens w:val="0"/>
        <w:spacing w:after="0" w:line="360" w:lineRule="auto"/>
        <w:contextualSpacing w:val="0"/>
        <w:rPr>
          <w:szCs w:val="24"/>
        </w:rPr>
      </w:pPr>
      <w:r w:rsidRPr="00846989">
        <w:rPr>
          <w:szCs w:val="24"/>
        </w:rPr>
        <w:t>Subsystems with redundant spares that can be switched over to</w:t>
      </w:r>
    </w:p>
    <w:p w:rsidR="006D04DD" w:rsidRPr="00846989" w:rsidRDefault="006D04DD" w:rsidP="006D04DD">
      <w:pPr>
        <w:pStyle w:val="ListParagraph"/>
        <w:numPr>
          <w:ilvl w:val="0"/>
          <w:numId w:val="11"/>
        </w:numPr>
        <w:suppressAutoHyphens w:val="0"/>
        <w:spacing w:after="0" w:line="360" w:lineRule="auto"/>
        <w:contextualSpacing w:val="0"/>
        <w:rPr>
          <w:szCs w:val="24"/>
        </w:rPr>
      </w:pPr>
      <w:r w:rsidRPr="00846989">
        <w:rPr>
          <w:szCs w:val="24"/>
        </w:rPr>
        <w:t>software "limp modes" that provide partial function</w:t>
      </w:r>
    </w:p>
    <w:p w:rsidR="006D04DD" w:rsidRPr="00846989" w:rsidRDefault="006D04DD" w:rsidP="006D04DD">
      <w:pPr>
        <w:pStyle w:val="ListParagraph"/>
        <w:numPr>
          <w:ilvl w:val="0"/>
          <w:numId w:val="11"/>
        </w:numPr>
        <w:suppressAutoHyphens w:val="0"/>
        <w:spacing w:after="0" w:line="360" w:lineRule="auto"/>
        <w:contextualSpacing w:val="0"/>
        <w:rPr>
          <w:szCs w:val="24"/>
        </w:rPr>
      </w:pPr>
      <w:r w:rsidRPr="00846989">
        <w:rPr>
          <w:szCs w:val="24"/>
        </w:rPr>
        <w:t>Designing with a Trusted Computing Base (TCB) architecture[6] ensures a highly secure &amp; reliable system environment</w:t>
      </w:r>
    </w:p>
    <w:p w:rsidR="006D04DD" w:rsidRPr="00846989" w:rsidRDefault="006D04DD" w:rsidP="006D04DD">
      <w:pPr>
        <w:pStyle w:val="ListParagraph"/>
        <w:numPr>
          <w:ilvl w:val="0"/>
          <w:numId w:val="11"/>
        </w:numPr>
        <w:suppressAutoHyphens w:val="0"/>
        <w:spacing w:after="0" w:line="360" w:lineRule="auto"/>
        <w:contextualSpacing w:val="0"/>
        <w:rPr>
          <w:szCs w:val="24"/>
        </w:rPr>
      </w:pPr>
      <w:r w:rsidRPr="00846989">
        <w:rPr>
          <w:szCs w:val="24"/>
        </w:rPr>
        <w:t>An Embedded Hypervisor is able to provide secure encapsulation for any subsystem component, so that a compromised software component cannot interfere with other subsystems, or privileged-level system software. This encapsulation keeps faults from propagating from one subsystem to another, improving reliability. This may also allow a subsystem to be automatically shut down and restarted on fault detection.</w:t>
      </w:r>
    </w:p>
    <w:p w:rsidR="006D04DD" w:rsidRPr="00846989" w:rsidRDefault="006D04DD" w:rsidP="006D04DD">
      <w:pPr>
        <w:pStyle w:val="ListParagraph"/>
        <w:numPr>
          <w:ilvl w:val="0"/>
          <w:numId w:val="11"/>
        </w:numPr>
        <w:suppressAutoHyphens w:val="0"/>
        <w:spacing w:after="0" w:line="360" w:lineRule="auto"/>
        <w:contextualSpacing w:val="0"/>
        <w:rPr>
          <w:szCs w:val="24"/>
        </w:rPr>
      </w:pPr>
      <w:r w:rsidRPr="00846989">
        <w:rPr>
          <w:szCs w:val="24"/>
        </w:rPr>
        <w:t>Immunity Aware Programming</w:t>
      </w:r>
    </w:p>
    <w:p w:rsidR="006D04DD" w:rsidRPr="00846989" w:rsidRDefault="006D04DD" w:rsidP="006D04DD">
      <w:pPr>
        <w:pStyle w:val="ListParagraph"/>
        <w:spacing w:line="360" w:lineRule="auto"/>
        <w:rPr>
          <w:szCs w:val="24"/>
        </w:rPr>
      </w:pPr>
    </w:p>
    <w:p w:rsidR="006D04DD" w:rsidRPr="00D47850" w:rsidRDefault="006D04DD" w:rsidP="006D04DD">
      <w:pPr>
        <w:rPr>
          <w:rFonts w:ascii="Times New Roman" w:hAnsi="Times New Roman"/>
          <w:sz w:val="28"/>
          <w:szCs w:val="28"/>
        </w:rPr>
      </w:pPr>
      <w:r w:rsidRPr="00D47850">
        <w:rPr>
          <w:rFonts w:ascii="Times New Roman" w:hAnsi="Times New Roman"/>
          <w:sz w:val="28"/>
          <w:szCs w:val="28"/>
        </w:rPr>
        <w:t>2.3 Explanation of Embedded Systems:</w:t>
      </w:r>
    </w:p>
    <w:p w:rsidR="006D04DD" w:rsidRDefault="006D04DD" w:rsidP="006D04DD">
      <w:pPr>
        <w:rPr>
          <w:rFonts w:ascii="Times New Roman" w:hAnsi="Times New Roman"/>
          <w:sz w:val="26"/>
          <w:szCs w:val="26"/>
        </w:rPr>
      </w:pPr>
      <w:r w:rsidRPr="00931A4E">
        <w:t xml:space="preserve"> </w:t>
      </w:r>
      <w:r w:rsidRPr="00D47850">
        <w:rPr>
          <w:rFonts w:ascii="Times New Roman" w:hAnsi="Times New Roman"/>
          <w:sz w:val="26"/>
          <w:szCs w:val="26"/>
        </w:rPr>
        <w:t>2.3.1 Software Architecture:</w:t>
      </w:r>
    </w:p>
    <w:p w:rsidR="006D04DD" w:rsidRPr="00D47850" w:rsidRDefault="006D04DD" w:rsidP="006D04DD">
      <w:pPr>
        <w:rPr>
          <w:rFonts w:ascii="Times New Roman" w:hAnsi="Times New Roman"/>
          <w:sz w:val="26"/>
          <w:szCs w:val="26"/>
        </w:rPr>
      </w:pPr>
    </w:p>
    <w:p w:rsidR="006D04DD" w:rsidRPr="00846989" w:rsidRDefault="006D04DD" w:rsidP="006D04DD">
      <w:pPr>
        <w:spacing w:line="360" w:lineRule="auto"/>
        <w:ind w:left="630" w:firstLine="90"/>
        <w:jc w:val="both"/>
        <w:rPr>
          <w:rFonts w:ascii="Times New Roman" w:hAnsi="Times New Roman"/>
          <w:sz w:val="24"/>
          <w:szCs w:val="24"/>
        </w:rPr>
      </w:pPr>
      <w:r w:rsidRPr="00846989">
        <w:rPr>
          <w:rFonts w:ascii="Times New Roman" w:hAnsi="Times New Roman"/>
          <w:sz w:val="24"/>
          <w:szCs w:val="24"/>
        </w:rPr>
        <w:t>There are several different types of software architecture in common use.</w:t>
      </w:r>
    </w:p>
    <w:p w:rsidR="006D04DD" w:rsidRPr="00846989" w:rsidRDefault="006D04DD" w:rsidP="006D04DD">
      <w:pPr>
        <w:pStyle w:val="ListParagraph"/>
        <w:numPr>
          <w:ilvl w:val="0"/>
          <w:numId w:val="14"/>
        </w:numPr>
        <w:suppressAutoHyphens w:val="0"/>
        <w:spacing w:line="360" w:lineRule="auto"/>
        <w:contextualSpacing w:val="0"/>
        <w:rPr>
          <w:szCs w:val="28"/>
        </w:rPr>
      </w:pPr>
      <w:r w:rsidRPr="00846989">
        <w:rPr>
          <w:szCs w:val="28"/>
        </w:rPr>
        <w:t xml:space="preserve">Simple Control </w:t>
      </w:r>
      <w:smartTag w:uri="urn:schemas-microsoft-com:office:smarttags" w:element="place">
        <w:r w:rsidRPr="00846989">
          <w:rPr>
            <w:szCs w:val="28"/>
          </w:rPr>
          <w:t>Loop</w:t>
        </w:r>
      </w:smartTag>
      <w:r w:rsidRPr="00846989">
        <w:rPr>
          <w:szCs w:val="28"/>
        </w:rPr>
        <w:t>:</w:t>
      </w:r>
    </w:p>
    <w:p w:rsidR="006D04DD" w:rsidRPr="00846989" w:rsidRDefault="006D04DD" w:rsidP="006D04DD">
      <w:pPr>
        <w:spacing w:line="360" w:lineRule="auto"/>
        <w:ind w:firstLine="720"/>
        <w:jc w:val="both"/>
        <w:rPr>
          <w:rFonts w:ascii="Times New Roman" w:hAnsi="Times New Roman"/>
          <w:sz w:val="24"/>
          <w:szCs w:val="24"/>
        </w:rPr>
      </w:pPr>
      <w:r w:rsidRPr="00846989">
        <w:rPr>
          <w:rFonts w:ascii="Times New Roman" w:hAnsi="Times New Roman"/>
          <w:sz w:val="24"/>
          <w:szCs w:val="24"/>
        </w:rPr>
        <w:t>In this design, the software simply has a loop. The loop calls subroutines, each of which manages a part of the hardware or software.</w:t>
      </w:r>
    </w:p>
    <w:p w:rsidR="006D04DD" w:rsidRPr="00846989" w:rsidRDefault="006D04DD" w:rsidP="006D04DD">
      <w:pPr>
        <w:numPr>
          <w:ilvl w:val="0"/>
          <w:numId w:val="14"/>
        </w:numPr>
        <w:spacing w:line="360" w:lineRule="auto"/>
        <w:jc w:val="both"/>
        <w:rPr>
          <w:rFonts w:ascii="Times New Roman" w:hAnsi="Times New Roman"/>
          <w:sz w:val="24"/>
          <w:szCs w:val="28"/>
        </w:rPr>
      </w:pPr>
      <w:r w:rsidRPr="00846989">
        <w:rPr>
          <w:rFonts w:ascii="Times New Roman" w:hAnsi="Times New Roman"/>
          <w:sz w:val="24"/>
          <w:szCs w:val="28"/>
        </w:rPr>
        <w:t>Interrupt Controlled System:</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Some embedded systems are predominantly </w:t>
      </w:r>
      <w:proofErr w:type="gramStart"/>
      <w:r w:rsidRPr="00846989">
        <w:rPr>
          <w:rFonts w:ascii="Times New Roman" w:hAnsi="Times New Roman"/>
          <w:sz w:val="24"/>
          <w:szCs w:val="24"/>
        </w:rPr>
        <w:t>interrupt</w:t>
      </w:r>
      <w:proofErr w:type="gramEnd"/>
      <w:r w:rsidRPr="00846989">
        <w:rPr>
          <w:rFonts w:ascii="Times New Roman" w:hAnsi="Times New Roman"/>
          <w:sz w:val="24"/>
          <w:szCs w:val="24"/>
        </w:rPr>
        <w:t xml:space="preserve"> controlled. This means that tasks performed by the system are triggered by different kinds of events. An interrupt could be generated for example by a timer in a predefined frequency, or by a serial port controller receiving a byte. These kinds of systems are used if event handlers need low latency and the event handlers are short and simple.</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lastRenderedPageBreak/>
        <w:tab/>
      </w:r>
      <w:r w:rsidRPr="00846989">
        <w:rPr>
          <w:rFonts w:ascii="Times New Roman" w:hAnsi="Times New Roman"/>
          <w:sz w:val="24"/>
          <w:szCs w:val="24"/>
        </w:rPr>
        <w:tab/>
        <w:t>Usually these kinds of systems run a simple task in a main loop also, but this task is not very sensitive to unexpected delays. Sometimes the interrupt handler will add longer tasks to a queue structure. Later, after the interrupt handler has finished, these tasks are executed by the main loop. This method brings the system close to a multitasking kernel with discrete processes.</w:t>
      </w:r>
    </w:p>
    <w:p w:rsidR="006D04DD" w:rsidRPr="00846989" w:rsidRDefault="006D04DD" w:rsidP="006D04DD">
      <w:pPr>
        <w:numPr>
          <w:ilvl w:val="0"/>
          <w:numId w:val="14"/>
        </w:numPr>
        <w:spacing w:line="360" w:lineRule="auto"/>
        <w:jc w:val="both"/>
        <w:rPr>
          <w:rFonts w:ascii="Times New Roman" w:hAnsi="Times New Roman"/>
          <w:sz w:val="24"/>
          <w:szCs w:val="28"/>
        </w:rPr>
      </w:pPr>
      <w:r w:rsidRPr="00846989">
        <w:rPr>
          <w:rFonts w:ascii="Times New Roman" w:hAnsi="Times New Roman"/>
          <w:sz w:val="24"/>
          <w:szCs w:val="28"/>
        </w:rPr>
        <w:t>Cooperative Multitasking:</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A non-preemptive multitasking system is very similar to the simple control loop scheme, except that the loop is hidden in an API. The programmer defines a series of tasks, and each task gets its own environment to “run” in. When a task is idle, it calls an idle routine, usually called “pause”, “wait”, “yield”, “</w:t>
      </w:r>
      <w:proofErr w:type="spellStart"/>
      <w:r w:rsidRPr="00846989">
        <w:rPr>
          <w:rFonts w:ascii="Times New Roman" w:hAnsi="Times New Roman"/>
          <w:sz w:val="24"/>
          <w:szCs w:val="24"/>
        </w:rPr>
        <w:t>nop</w:t>
      </w:r>
      <w:proofErr w:type="spellEnd"/>
      <w:r w:rsidRPr="00846989">
        <w:rPr>
          <w:rFonts w:ascii="Times New Roman" w:hAnsi="Times New Roman"/>
          <w:sz w:val="24"/>
          <w:szCs w:val="24"/>
        </w:rPr>
        <w:t xml:space="preserve">” (stands for no operation), </w:t>
      </w:r>
      <w:proofErr w:type="spellStart"/>
      <w:r w:rsidRPr="00846989">
        <w:rPr>
          <w:rFonts w:ascii="Times New Roman" w:hAnsi="Times New Roman"/>
          <w:sz w:val="24"/>
          <w:szCs w:val="24"/>
        </w:rPr>
        <w:t>etc.The</w:t>
      </w:r>
      <w:proofErr w:type="spellEnd"/>
      <w:r w:rsidRPr="00846989">
        <w:rPr>
          <w:rFonts w:ascii="Times New Roman" w:hAnsi="Times New Roman"/>
          <w:sz w:val="24"/>
          <w:szCs w:val="24"/>
        </w:rPr>
        <w:t xml:space="preserve"> advantages and disadvantages are very similar to the control loop, except that adding new software is easier, by simply writing a new task, or adding to the queue-interpreter.</w:t>
      </w:r>
    </w:p>
    <w:p w:rsidR="006D04DD" w:rsidRPr="00846989" w:rsidRDefault="006D04DD" w:rsidP="006D04DD">
      <w:pPr>
        <w:numPr>
          <w:ilvl w:val="0"/>
          <w:numId w:val="14"/>
        </w:numPr>
        <w:spacing w:line="360" w:lineRule="auto"/>
        <w:jc w:val="both"/>
        <w:rPr>
          <w:rFonts w:ascii="Times New Roman" w:hAnsi="Times New Roman"/>
          <w:sz w:val="24"/>
          <w:szCs w:val="28"/>
        </w:rPr>
      </w:pPr>
      <w:r w:rsidRPr="00846989">
        <w:rPr>
          <w:rFonts w:ascii="Times New Roman" w:hAnsi="Times New Roman"/>
          <w:sz w:val="24"/>
          <w:szCs w:val="28"/>
        </w:rPr>
        <w:t>Primitive Multitasking:</w:t>
      </w:r>
    </w:p>
    <w:p w:rsidR="006D04DD" w:rsidRPr="00846989" w:rsidRDefault="006D04DD" w:rsidP="006D04DD">
      <w:pPr>
        <w:spacing w:line="360" w:lineRule="auto"/>
        <w:jc w:val="both"/>
        <w:rPr>
          <w:rFonts w:ascii="Times New Roman" w:hAnsi="Times New Roman"/>
          <w:sz w:val="28"/>
          <w:szCs w:val="28"/>
        </w:rPr>
      </w:pPr>
      <w:r w:rsidRPr="00846989">
        <w:rPr>
          <w:rFonts w:ascii="Times New Roman" w:hAnsi="Times New Roman"/>
          <w:sz w:val="24"/>
          <w:szCs w:val="24"/>
        </w:rPr>
        <w:tab/>
      </w:r>
      <w:r w:rsidRPr="00846989">
        <w:rPr>
          <w:rFonts w:ascii="Times New Roman" w:hAnsi="Times New Roman"/>
          <w:sz w:val="24"/>
          <w:szCs w:val="24"/>
        </w:rPr>
        <w:tab/>
        <w:t>In this type of system, a low-level piece of code switches between tasks or threads based on a timer (connected to an interrupt). This is the level at which the system is generally considered to have an "operating system" kernel. Depending on how much functionality is required, it introduces more or less of the complexities of managing multiple tasks running conceptually in parallel.</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As any code can potentially damage the data of another task (except in larger systems using an MMU) programs must be carefully designed and tested, and access to shared data must be controlled by some synchronization strategy, such as message queues, semaphores or a non-blocking synchronization scheme.</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Because of these complexities, it is common for organizations to buy a real-time operating system, allowing the application programmers to concentrate on device functionality rather than operating system services, at least for large systems; smaller systems often cannot afford the overhead associated with a generic real time system, due to limitations regarding memory size, performance, and/or battery life.</w:t>
      </w:r>
    </w:p>
    <w:p w:rsidR="006D04DD" w:rsidRPr="00846989" w:rsidRDefault="006D04DD" w:rsidP="006D04DD">
      <w:pPr>
        <w:numPr>
          <w:ilvl w:val="0"/>
          <w:numId w:val="15"/>
        </w:numPr>
        <w:spacing w:line="360" w:lineRule="auto"/>
        <w:jc w:val="both"/>
        <w:rPr>
          <w:rFonts w:ascii="Times New Roman" w:hAnsi="Times New Roman"/>
          <w:sz w:val="24"/>
          <w:szCs w:val="28"/>
        </w:rPr>
      </w:pPr>
      <w:r w:rsidRPr="00846989">
        <w:rPr>
          <w:rFonts w:ascii="Times New Roman" w:hAnsi="Times New Roman"/>
          <w:sz w:val="24"/>
          <w:szCs w:val="28"/>
        </w:rPr>
        <w:t xml:space="preserve">Micro kernels And  </w:t>
      </w:r>
      <w:proofErr w:type="spellStart"/>
      <w:r w:rsidRPr="00846989">
        <w:rPr>
          <w:rFonts w:ascii="Times New Roman" w:hAnsi="Times New Roman"/>
          <w:sz w:val="24"/>
          <w:szCs w:val="28"/>
        </w:rPr>
        <w:t>Exokernels</w:t>
      </w:r>
      <w:proofErr w:type="spellEnd"/>
      <w:r w:rsidRPr="00846989">
        <w:rPr>
          <w:rFonts w:ascii="Times New Roman" w:hAnsi="Times New Roman"/>
          <w:sz w:val="24"/>
          <w:szCs w:val="28"/>
        </w:rPr>
        <w:t>:</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A microkernel is a logical step up from a real-time OS. The usual arrangement is that the operating system kernel allocates memory and switches the CPU to different threads of execution. User mode processes implement major functions such as file systems, network interfaces, etc.</w:t>
      </w:r>
    </w:p>
    <w:p w:rsidR="006D04DD"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In general, </w:t>
      </w:r>
      <w:proofErr w:type="spellStart"/>
      <w:r w:rsidRPr="00846989">
        <w:rPr>
          <w:rFonts w:ascii="Times New Roman" w:hAnsi="Times New Roman"/>
          <w:sz w:val="24"/>
          <w:szCs w:val="24"/>
        </w:rPr>
        <w:t>microkernels</w:t>
      </w:r>
      <w:proofErr w:type="spellEnd"/>
      <w:r w:rsidRPr="00846989">
        <w:rPr>
          <w:rFonts w:ascii="Times New Roman" w:hAnsi="Times New Roman"/>
          <w:sz w:val="24"/>
          <w:szCs w:val="24"/>
        </w:rPr>
        <w:t xml:space="preserve"> succeed when the task switching and </w:t>
      </w:r>
      <w:proofErr w:type="spellStart"/>
      <w:r w:rsidRPr="00846989">
        <w:rPr>
          <w:rFonts w:ascii="Times New Roman" w:hAnsi="Times New Roman"/>
          <w:sz w:val="24"/>
          <w:szCs w:val="24"/>
        </w:rPr>
        <w:t>intertask</w:t>
      </w:r>
      <w:proofErr w:type="spellEnd"/>
      <w:r w:rsidRPr="00846989">
        <w:rPr>
          <w:rFonts w:ascii="Times New Roman" w:hAnsi="Times New Roman"/>
          <w:sz w:val="24"/>
          <w:szCs w:val="24"/>
        </w:rPr>
        <w:t xml:space="preserve"> communication is fast, and fail when they are slow. </w:t>
      </w:r>
      <w:proofErr w:type="spellStart"/>
      <w:r w:rsidRPr="00846989">
        <w:rPr>
          <w:rFonts w:ascii="Times New Roman" w:hAnsi="Times New Roman"/>
          <w:sz w:val="24"/>
          <w:szCs w:val="24"/>
        </w:rPr>
        <w:t>Exokernels</w:t>
      </w:r>
      <w:proofErr w:type="spellEnd"/>
      <w:r w:rsidRPr="00846989">
        <w:rPr>
          <w:rFonts w:ascii="Times New Roman" w:hAnsi="Times New Roman"/>
          <w:sz w:val="24"/>
          <w:szCs w:val="24"/>
        </w:rPr>
        <w:t xml:space="preserve"> communicate efficiently by normal subroutine calls. The hardware and all the software in the system are available to, and extensible by application programmers.  Based on performance, functionality, requirement the embedded systems are divided into three categories:</w:t>
      </w:r>
    </w:p>
    <w:p w:rsidR="006D04DD" w:rsidRPr="00846989" w:rsidRDefault="006D04DD" w:rsidP="006D04DD">
      <w:pPr>
        <w:spacing w:line="360" w:lineRule="auto"/>
        <w:jc w:val="both"/>
        <w:rPr>
          <w:rFonts w:ascii="Times New Roman" w:hAnsi="Times New Roman"/>
          <w:sz w:val="24"/>
          <w:szCs w:val="24"/>
        </w:rPr>
      </w:pPr>
    </w:p>
    <w:p w:rsidR="006D04DD" w:rsidRDefault="006D04DD" w:rsidP="006D04DD">
      <w:pPr>
        <w:rPr>
          <w:rFonts w:ascii="Times New Roman" w:hAnsi="Times New Roman"/>
          <w:sz w:val="26"/>
          <w:szCs w:val="26"/>
        </w:rPr>
      </w:pPr>
      <w:r w:rsidRPr="00104CD1">
        <w:rPr>
          <w:rFonts w:ascii="Times New Roman" w:hAnsi="Times New Roman"/>
          <w:sz w:val="26"/>
          <w:szCs w:val="26"/>
        </w:rPr>
        <w:t>2.3.2 Stand Alone Embedded System:</w:t>
      </w:r>
    </w:p>
    <w:p w:rsidR="006D04DD" w:rsidRPr="00104CD1" w:rsidRDefault="006D04DD" w:rsidP="006D04DD">
      <w:pPr>
        <w:rPr>
          <w:rFonts w:ascii="Times New Roman" w:hAnsi="Times New Roman"/>
          <w:sz w:val="26"/>
          <w:szCs w:val="26"/>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These systems takes the input in the form of electrical signals from transducers or commands from human beings such as pressing of a button etc.., process them and produces desired output. This entire process of taking input, processing it and giving output is done in standalone mode. Such embedded systems comes under stand alone embedded systems</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proofErr w:type="spellStart"/>
      <w:r w:rsidRPr="00846989">
        <w:rPr>
          <w:rFonts w:ascii="Times New Roman" w:hAnsi="Times New Roman"/>
          <w:sz w:val="24"/>
          <w:szCs w:val="24"/>
        </w:rPr>
        <w:t>Eg</w:t>
      </w:r>
      <w:proofErr w:type="spellEnd"/>
      <w:r w:rsidRPr="00846989">
        <w:rPr>
          <w:rFonts w:ascii="Times New Roman" w:hAnsi="Times New Roman"/>
          <w:sz w:val="24"/>
          <w:szCs w:val="24"/>
        </w:rPr>
        <w:t>: microwave oven, air conditioner etc</w:t>
      </w:r>
      <w:proofErr w:type="gramStart"/>
      <w:r w:rsidRPr="00846989">
        <w:rPr>
          <w:rFonts w:ascii="Times New Roman" w:hAnsi="Times New Roman"/>
          <w:sz w:val="24"/>
          <w:szCs w:val="24"/>
        </w:rPr>
        <w:t>..</w:t>
      </w:r>
      <w:proofErr w:type="gramEnd"/>
    </w:p>
    <w:p w:rsidR="006D04DD" w:rsidRDefault="006D04DD" w:rsidP="006D04DD">
      <w:pPr>
        <w:rPr>
          <w:rFonts w:ascii="Times New Roman" w:hAnsi="Times New Roman"/>
          <w:sz w:val="26"/>
          <w:szCs w:val="26"/>
        </w:rPr>
      </w:pPr>
      <w:r w:rsidRPr="00104CD1">
        <w:rPr>
          <w:rFonts w:ascii="Times New Roman" w:hAnsi="Times New Roman"/>
          <w:sz w:val="26"/>
          <w:szCs w:val="26"/>
        </w:rPr>
        <w:t>2.3.3 Real-time embedded systems:</w:t>
      </w:r>
    </w:p>
    <w:p w:rsidR="006D04DD" w:rsidRPr="00104CD1" w:rsidRDefault="006D04DD" w:rsidP="006D04DD">
      <w:pPr>
        <w:rPr>
          <w:rFonts w:ascii="Times New Roman" w:hAnsi="Times New Roman"/>
          <w:sz w:val="26"/>
          <w:szCs w:val="26"/>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Embedded systems which are used to perform a specific task or operation in a specific time period those systems are called as real-time embedded systems. There are two types of real-time embedded systems.</w:t>
      </w:r>
    </w:p>
    <w:p w:rsidR="006D04DD" w:rsidRPr="00846989" w:rsidRDefault="006D04DD" w:rsidP="006D04DD">
      <w:pPr>
        <w:numPr>
          <w:ilvl w:val="0"/>
          <w:numId w:val="15"/>
        </w:numPr>
        <w:spacing w:line="360" w:lineRule="auto"/>
        <w:jc w:val="both"/>
        <w:rPr>
          <w:rFonts w:ascii="Times New Roman" w:hAnsi="Times New Roman"/>
          <w:sz w:val="24"/>
          <w:szCs w:val="24"/>
        </w:rPr>
      </w:pPr>
      <w:r w:rsidRPr="00846989">
        <w:rPr>
          <w:rFonts w:ascii="Times New Roman" w:hAnsi="Times New Roman"/>
          <w:sz w:val="24"/>
          <w:szCs w:val="28"/>
        </w:rPr>
        <w:t>Hard Real-time embedded systems:</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These embedded systems follow an absolute dead line time period i.e.., if the tasking is not done in a particular time period then there is a cause of damage to the entire equipment.</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proofErr w:type="spellStart"/>
      <w:r w:rsidRPr="00846989">
        <w:rPr>
          <w:rFonts w:ascii="Times New Roman" w:hAnsi="Times New Roman"/>
          <w:sz w:val="24"/>
          <w:szCs w:val="24"/>
        </w:rPr>
        <w:t>Eg</w:t>
      </w:r>
      <w:proofErr w:type="spellEnd"/>
      <w:r w:rsidRPr="00846989">
        <w:rPr>
          <w:rFonts w:ascii="Times New Roman" w:hAnsi="Times New Roman"/>
          <w:sz w:val="24"/>
          <w:szCs w:val="24"/>
        </w:rPr>
        <w:t>: consider a system in which we have to open a valve within 30 milliseconds. If this valve is not opened in 30 ms this may cause damage to the entire equipment. So in such cases we use embedded systems for doing automatic operations.</w:t>
      </w:r>
    </w:p>
    <w:p w:rsidR="006D04DD" w:rsidRPr="00846989" w:rsidRDefault="006D04DD" w:rsidP="006D04DD">
      <w:pPr>
        <w:numPr>
          <w:ilvl w:val="0"/>
          <w:numId w:val="15"/>
        </w:numPr>
        <w:spacing w:line="360" w:lineRule="auto"/>
        <w:jc w:val="both"/>
        <w:rPr>
          <w:rFonts w:ascii="Times New Roman" w:hAnsi="Times New Roman"/>
          <w:sz w:val="24"/>
          <w:szCs w:val="28"/>
        </w:rPr>
      </w:pPr>
      <w:r w:rsidRPr="00846989">
        <w:rPr>
          <w:rFonts w:ascii="Times New Roman" w:hAnsi="Times New Roman"/>
          <w:sz w:val="24"/>
          <w:szCs w:val="28"/>
        </w:rPr>
        <w:t>Soft Real Time embedded systems:</w:t>
      </w:r>
    </w:p>
    <w:p w:rsidR="006D04DD" w:rsidRPr="00846989" w:rsidRDefault="006D04DD" w:rsidP="006D04DD">
      <w:pPr>
        <w:spacing w:line="360" w:lineRule="auto"/>
        <w:ind w:firstLine="720"/>
        <w:jc w:val="both"/>
        <w:rPr>
          <w:rFonts w:ascii="Times New Roman" w:hAnsi="Times New Roman"/>
        </w:rPr>
      </w:pPr>
      <w:proofErr w:type="spellStart"/>
      <w:r w:rsidRPr="00846989">
        <w:rPr>
          <w:rFonts w:ascii="Times New Roman" w:hAnsi="Times New Roman"/>
        </w:rPr>
        <w:t>Eg</w:t>
      </w:r>
      <w:proofErr w:type="spellEnd"/>
      <w:r w:rsidRPr="00846989">
        <w:rPr>
          <w:rFonts w:ascii="Times New Roman" w:hAnsi="Times New Roman"/>
        </w:rPr>
        <w:t>:  Consider a TV remote control system, if the remote control takes a few milliseconds delay it will not cause damage either to the TV or to the remote control. These systems which will not cause damage when they are not operated at considerable time period those systems comes under soft real-time embedded systems.</w:t>
      </w:r>
    </w:p>
    <w:p w:rsidR="006D04DD" w:rsidRPr="00104CD1" w:rsidRDefault="006D04DD" w:rsidP="006D04DD">
      <w:pPr>
        <w:rPr>
          <w:rFonts w:ascii="Times New Roman" w:hAnsi="Times New Roman"/>
          <w:sz w:val="26"/>
          <w:szCs w:val="26"/>
        </w:rPr>
      </w:pPr>
      <w:r w:rsidRPr="00104CD1">
        <w:rPr>
          <w:rFonts w:ascii="Times New Roman" w:hAnsi="Times New Roman"/>
          <w:sz w:val="26"/>
          <w:szCs w:val="26"/>
        </w:rPr>
        <w:t>2.3.4 Network communication embedded systems:</w:t>
      </w:r>
    </w:p>
    <w:p w:rsidR="006D04DD" w:rsidRPr="00104CD1" w:rsidRDefault="006D04DD" w:rsidP="006D04DD">
      <w:pPr>
        <w:rPr>
          <w:szCs w:val="24"/>
        </w:rPr>
      </w:pP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 xml:space="preserve">A wide range network interfacing communication is provided by using embedded systems. </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proofErr w:type="spellStart"/>
      <w:r w:rsidRPr="00846989">
        <w:rPr>
          <w:rFonts w:ascii="Times New Roman" w:hAnsi="Times New Roman"/>
          <w:sz w:val="24"/>
          <w:szCs w:val="24"/>
        </w:rPr>
        <w:t>Eg</w:t>
      </w:r>
      <w:proofErr w:type="spellEnd"/>
      <w:r w:rsidRPr="00846989">
        <w:rPr>
          <w:rFonts w:ascii="Times New Roman" w:hAnsi="Times New Roman"/>
          <w:sz w:val="24"/>
          <w:szCs w:val="24"/>
        </w:rPr>
        <w:t>:</w:t>
      </w:r>
    </w:p>
    <w:p w:rsidR="006D04DD" w:rsidRPr="00846989" w:rsidRDefault="006D04DD" w:rsidP="006D04DD">
      <w:pPr>
        <w:numPr>
          <w:ilvl w:val="0"/>
          <w:numId w:val="15"/>
        </w:numPr>
        <w:spacing w:line="360" w:lineRule="auto"/>
        <w:jc w:val="both"/>
        <w:rPr>
          <w:rFonts w:ascii="Times New Roman" w:hAnsi="Times New Roman"/>
          <w:sz w:val="24"/>
          <w:szCs w:val="24"/>
        </w:rPr>
      </w:pPr>
      <w:r w:rsidRPr="00846989">
        <w:rPr>
          <w:rFonts w:ascii="Times New Roman" w:hAnsi="Times New Roman"/>
          <w:sz w:val="24"/>
          <w:szCs w:val="24"/>
        </w:rPr>
        <w:lastRenderedPageBreak/>
        <w:t xml:space="preserve">Consider a web camera that is connected to the computer with  internet can be used to spread communication like sending pictures, images, videos etc.., to another computer with internet connection throughout anywhere in the world. </w:t>
      </w:r>
    </w:p>
    <w:p w:rsidR="006D04DD" w:rsidRPr="00846989" w:rsidRDefault="006D04DD" w:rsidP="006D04DD">
      <w:pPr>
        <w:numPr>
          <w:ilvl w:val="0"/>
          <w:numId w:val="15"/>
        </w:numPr>
        <w:spacing w:line="360" w:lineRule="auto"/>
        <w:jc w:val="both"/>
        <w:rPr>
          <w:rFonts w:ascii="Times New Roman" w:hAnsi="Times New Roman"/>
          <w:sz w:val="24"/>
          <w:szCs w:val="24"/>
        </w:rPr>
      </w:pPr>
      <w:r w:rsidRPr="00846989">
        <w:rPr>
          <w:rFonts w:ascii="Times New Roman" w:hAnsi="Times New Roman"/>
          <w:sz w:val="24"/>
          <w:szCs w:val="24"/>
        </w:rPr>
        <w:t>Consider a web camera that is connected at the door lock.</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Whenever a person comes near the door, it captures the image of a person and sends to the desktop of your computer which is connected to internet. This gives an alerting message with image on to the desktop of your computer, and then you can open the door lock just by clicking the mouse. Fig: 2.2 show the network communications in embedded systems.</w:t>
      </w:r>
    </w:p>
    <w:p w:rsidR="006D04DD" w:rsidRPr="00846989" w:rsidRDefault="006D04DD" w:rsidP="006D04DD">
      <w:pPr>
        <w:spacing w:line="360" w:lineRule="auto"/>
        <w:ind w:left="720" w:firstLine="720"/>
        <w:jc w:val="both"/>
        <w:rPr>
          <w:rFonts w:ascii="Times New Roman" w:hAnsi="Times New Roman"/>
          <w:noProof/>
          <w:sz w:val="28"/>
          <w:szCs w:val="28"/>
        </w:rPr>
      </w:pPr>
      <w:r>
        <w:rPr>
          <w:rFonts w:ascii="Times New Roman" w:hAnsi="Times New Roman"/>
          <w:noProof/>
          <w:sz w:val="28"/>
          <w:szCs w:val="28"/>
        </w:rPr>
        <w:drawing>
          <wp:inline distT="0" distB="0" distL="0" distR="0">
            <wp:extent cx="3846830" cy="2595880"/>
            <wp:effectExtent l="0" t="0" r="127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6830" cy="2595880"/>
                    </a:xfrm>
                    <a:prstGeom prst="rect">
                      <a:avLst/>
                    </a:prstGeom>
                    <a:noFill/>
                    <a:ln>
                      <a:noFill/>
                    </a:ln>
                  </pic:spPr>
                </pic:pic>
              </a:graphicData>
            </a:graphic>
          </wp:inline>
        </w:drawing>
      </w:r>
    </w:p>
    <w:p w:rsidR="006D04DD" w:rsidRPr="00846989" w:rsidRDefault="006D04DD" w:rsidP="006D04DD">
      <w:pPr>
        <w:spacing w:line="360" w:lineRule="auto"/>
        <w:ind w:left="720" w:firstLine="720"/>
        <w:jc w:val="both"/>
        <w:rPr>
          <w:rFonts w:ascii="Times New Roman" w:hAnsi="Times New Roman"/>
          <w:sz w:val="28"/>
          <w:szCs w:val="28"/>
        </w:rPr>
      </w:pPr>
      <w:r w:rsidRPr="00846989">
        <w:rPr>
          <w:rFonts w:ascii="Times New Roman" w:hAnsi="Times New Roman"/>
          <w:b/>
          <w:sz w:val="24"/>
          <w:szCs w:val="24"/>
        </w:rPr>
        <w:t xml:space="preserve">     Fig 2.2: Network communication embedded systems</w:t>
      </w:r>
    </w:p>
    <w:p w:rsidR="006D04DD" w:rsidRPr="00846989" w:rsidRDefault="006D04DD" w:rsidP="006D04DD">
      <w:pPr>
        <w:spacing w:line="360" w:lineRule="auto"/>
        <w:jc w:val="both"/>
        <w:rPr>
          <w:rFonts w:ascii="Times New Roman" w:hAnsi="Times New Roman"/>
          <w:b/>
          <w:sz w:val="28"/>
          <w:szCs w:val="28"/>
        </w:rPr>
      </w:pPr>
    </w:p>
    <w:p w:rsidR="006D04DD" w:rsidRPr="00846989" w:rsidRDefault="006D04DD" w:rsidP="006D04DD">
      <w:pPr>
        <w:spacing w:line="360" w:lineRule="auto"/>
        <w:jc w:val="both"/>
        <w:rPr>
          <w:rFonts w:ascii="Times New Roman" w:hAnsi="Times New Roman"/>
          <w:b/>
          <w:sz w:val="28"/>
          <w:szCs w:val="28"/>
        </w:rPr>
      </w:pPr>
    </w:p>
    <w:p w:rsidR="006D04DD" w:rsidRDefault="006D04DD" w:rsidP="006D04DD">
      <w:pPr>
        <w:rPr>
          <w:rFonts w:ascii="Times New Roman" w:hAnsi="Times New Roman"/>
          <w:sz w:val="26"/>
          <w:szCs w:val="26"/>
        </w:rPr>
      </w:pPr>
      <w:r w:rsidRPr="00104CD1">
        <w:rPr>
          <w:rFonts w:ascii="Times New Roman" w:hAnsi="Times New Roman"/>
          <w:sz w:val="26"/>
          <w:szCs w:val="26"/>
        </w:rPr>
        <w:t xml:space="preserve">2.3.5 Different types of processing units:   </w:t>
      </w:r>
    </w:p>
    <w:p w:rsidR="006D04DD" w:rsidRPr="00104CD1" w:rsidRDefault="006D04DD" w:rsidP="006D04DD">
      <w:pPr>
        <w:rPr>
          <w:rFonts w:ascii="Times New Roman" w:hAnsi="Times New Roman"/>
          <w:sz w:val="26"/>
          <w:szCs w:val="26"/>
        </w:rPr>
      </w:pPr>
      <w:r w:rsidRPr="00104CD1">
        <w:rPr>
          <w:rFonts w:ascii="Times New Roman" w:hAnsi="Times New Roman"/>
          <w:sz w:val="26"/>
          <w:szCs w:val="26"/>
        </w:rPr>
        <w:t xml:space="preserve">       </w:t>
      </w:r>
    </w:p>
    <w:p w:rsidR="006D04DD" w:rsidRPr="00846989" w:rsidRDefault="006D04DD" w:rsidP="006D04DD">
      <w:pPr>
        <w:spacing w:line="360" w:lineRule="auto"/>
        <w:jc w:val="both"/>
        <w:rPr>
          <w:rFonts w:ascii="Times New Roman" w:hAnsi="Times New Roman"/>
          <w:sz w:val="24"/>
          <w:szCs w:val="24"/>
        </w:rPr>
      </w:pPr>
      <w:r w:rsidRPr="00846989">
        <w:rPr>
          <w:rFonts w:ascii="Times New Roman" w:hAnsi="Times New Roman"/>
          <w:sz w:val="24"/>
          <w:szCs w:val="24"/>
        </w:rPr>
        <w:tab/>
      </w:r>
      <w:r w:rsidRPr="00846989">
        <w:rPr>
          <w:rFonts w:ascii="Times New Roman" w:hAnsi="Times New Roman"/>
          <w:sz w:val="24"/>
          <w:szCs w:val="24"/>
        </w:rPr>
        <w:tab/>
        <w:t>The central processing unit (</w:t>
      </w:r>
      <w:proofErr w:type="spellStart"/>
      <w:r w:rsidRPr="00846989">
        <w:rPr>
          <w:rFonts w:ascii="Times New Roman" w:hAnsi="Times New Roman"/>
          <w:sz w:val="24"/>
          <w:szCs w:val="24"/>
        </w:rPr>
        <w:t>c.p.u</w:t>
      </w:r>
      <w:proofErr w:type="spellEnd"/>
      <w:r w:rsidRPr="00846989">
        <w:rPr>
          <w:rFonts w:ascii="Times New Roman" w:hAnsi="Times New Roman"/>
          <w:sz w:val="24"/>
          <w:szCs w:val="24"/>
        </w:rPr>
        <w:t xml:space="preserve">) can be any one of the following microprocessor, microcontroller, digital signal processing. </w:t>
      </w:r>
    </w:p>
    <w:p w:rsidR="006D04DD" w:rsidRPr="00846989" w:rsidRDefault="006D04DD" w:rsidP="006D04DD">
      <w:pPr>
        <w:numPr>
          <w:ilvl w:val="0"/>
          <w:numId w:val="16"/>
        </w:numPr>
        <w:spacing w:line="360" w:lineRule="auto"/>
        <w:jc w:val="both"/>
        <w:rPr>
          <w:rFonts w:ascii="Times New Roman" w:hAnsi="Times New Roman"/>
          <w:sz w:val="24"/>
          <w:szCs w:val="24"/>
        </w:rPr>
      </w:pPr>
      <w:r w:rsidRPr="00846989">
        <w:rPr>
          <w:rFonts w:ascii="Times New Roman" w:hAnsi="Times New Roman"/>
          <w:sz w:val="24"/>
          <w:szCs w:val="24"/>
        </w:rPr>
        <w:t xml:space="preserve">Among these Microcontroller is of low cost processor and one of the main advantage of microcontrollers is, the components such as memory, serial communication interfaces, </w:t>
      </w:r>
      <w:r>
        <w:rPr>
          <w:rFonts w:ascii="Times New Roman" w:hAnsi="Times New Roman"/>
          <w:sz w:val="24"/>
          <w:szCs w:val="24"/>
        </w:rPr>
        <w:t>analog</w:t>
      </w:r>
      <w:r w:rsidRPr="00846989">
        <w:rPr>
          <w:rFonts w:ascii="Times New Roman" w:hAnsi="Times New Roman"/>
          <w:sz w:val="24"/>
          <w:szCs w:val="24"/>
        </w:rPr>
        <w:t xml:space="preserve"> to digital converters etc.., all these are built on a single chip. The numbers of external components that are connected to it are very less according to the application.</w:t>
      </w:r>
    </w:p>
    <w:p w:rsidR="006D04DD" w:rsidRPr="00846989" w:rsidRDefault="006D04DD" w:rsidP="006D04DD">
      <w:pPr>
        <w:numPr>
          <w:ilvl w:val="0"/>
          <w:numId w:val="16"/>
        </w:numPr>
        <w:spacing w:line="360" w:lineRule="auto"/>
        <w:jc w:val="both"/>
        <w:rPr>
          <w:rFonts w:ascii="Times New Roman" w:hAnsi="Times New Roman"/>
          <w:sz w:val="24"/>
          <w:szCs w:val="24"/>
        </w:rPr>
      </w:pPr>
      <w:r w:rsidRPr="00846989">
        <w:rPr>
          <w:rFonts w:ascii="Times New Roman" w:hAnsi="Times New Roman"/>
          <w:sz w:val="24"/>
          <w:szCs w:val="24"/>
        </w:rPr>
        <w:lastRenderedPageBreak/>
        <w:t>Microprocessors are more powerful than microcontrollers. They are used in major applications with a number of tasking requirements. But the microprocessor requires many external components like memory, serial communication, hard disk, input output ports etc.., so the power consumption is also very high when compared to microcontrollers.</w:t>
      </w:r>
    </w:p>
    <w:p w:rsidR="006D04DD" w:rsidRPr="00846989" w:rsidRDefault="006D04DD" w:rsidP="006D04DD">
      <w:pPr>
        <w:numPr>
          <w:ilvl w:val="0"/>
          <w:numId w:val="16"/>
        </w:numPr>
        <w:spacing w:line="360" w:lineRule="auto"/>
        <w:jc w:val="both"/>
        <w:rPr>
          <w:rFonts w:ascii="Times New Roman" w:hAnsi="Times New Roman"/>
          <w:sz w:val="24"/>
          <w:szCs w:val="24"/>
        </w:rPr>
      </w:pPr>
      <w:r w:rsidRPr="00846989">
        <w:rPr>
          <w:rFonts w:ascii="Times New Roman" w:hAnsi="Times New Roman"/>
          <w:sz w:val="24"/>
          <w:szCs w:val="24"/>
        </w:rPr>
        <w:t>Digital signal processing is used mainly for the applications that particularly involved with processing of signals</w:t>
      </w:r>
    </w:p>
    <w:p w:rsidR="006D04DD" w:rsidRPr="00931A4E" w:rsidRDefault="006D04DD" w:rsidP="006D04DD">
      <w:r w:rsidRPr="00104CD1">
        <w:rPr>
          <w:rFonts w:ascii="Times New Roman" w:hAnsi="Times New Roman"/>
          <w:sz w:val="28"/>
          <w:szCs w:val="28"/>
        </w:rPr>
        <w:t>2.4 APPLICATIONS OF EMBEDDED SYSTEMS</w:t>
      </w:r>
      <w:r w:rsidRPr="00931A4E">
        <w:t>:</w:t>
      </w:r>
    </w:p>
    <w:p w:rsidR="006D04DD" w:rsidRPr="00104CD1" w:rsidRDefault="006D04DD" w:rsidP="006D04DD">
      <w:pPr>
        <w:rPr>
          <w:rFonts w:ascii="Times New Roman" w:hAnsi="Times New Roman"/>
          <w:bCs/>
          <w:sz w:val="26"/>
          <w:szCs w:val="26"/>
        </w:rPr>
      </w:pPr>
      <w:r w:rsidRPr="00104CD1">
        <w:rPr>
          <w:rFonts w:ascii="Times New Roman" w:hAnsi="Times New Roman"/>
          <w:bCs/>
          <w:sz w:val="26"/>
          <w:szCs w:val="26"/>
        </w:rPr>
        <w:t>2.4.1 Consumer applications:</w:t>
      </w:r>
    </w:p>
    <w:p w:rsidR="006D04DD" w:rsidRPr="00104CD1" w:rsidRDefault="006D04DD" w:rsidP="006D04DD">
      <w:pPr>
        <w:pStyle w:val="ListParagraph"/>
        <w:rPr>
          <w:rFonts w:cs="Times New Roman"/>
          <w:bCs/>
          <w:sz w:val="26"/>
          <w:szCs w:val="26"/>
        </w:rPr>
      </w:pPr>
    </w:p>
    <w:p w:rsidR="006D04DD" w:rsidRPr="00846989" w:rsidRDefault="006D04DD" w:rsidP="006D04DD">
      <w:pPr>
        <w:jc w:val="both"/>
        <w:rPr>
          <w:rFonts w:ascii="Times New Roman" w:hAnsi="Times New Roman"/>
          <w:bCs/>
          <w:sz w:val="28"/>
          <w:szCs w:val="28"/>
        </w:rPr>
      </w:pPr>
      <w:r w:rsidRPr="00846989">
        <w:rPr>
          <w:rFonts w:ascii="Times New Roman" w:hAnsi="Times New Roman"/>
          <w:bCs/>
          <w:sz w:val="28"/>
          <w:szCs w:val="28"/>
        </w:rPr>
        <w:tab/>
      </w:r>
      <w:r w:rsidRPr="00846989">
        <w:rPr>
          <w:rFonts w:ascii="Times New Roman" w:hAnsi="Times New Roman"/>
          <w:bCs/>
          <w:sz w:val="28"/>
          <w:szCs w:val="28"/>
        </w:rPr>
        <w:tab/>
      </w:r>
      <w:r w:rsidRPr="00846989">
        <w:rPr>
          <w:rFonts w:ascii="Times New Roman" w:hAnsi="Times New Roman"/>
          <w:bCs/>
          <w:sz w:val="24"/>
          <w:szCs w:val="24"/>
        </w:rPr>
        <w:t xml:space="preserve">At home we use a number of embedded systems which include microwave oven, remote control, </w:t>
      </w:r>
      <w:proofErr w:type="spellStart"/>
      <w:r w:rsidRPr="00846989">
        <w:rPr>
          <w:rFonts w:ascii="Times New Roman" w:hAnsi="Times New Roman"/>
          <w:bCs/>
          <w:sz w:val="24"/>
          <w:szCs w:val="24"/>
        </w:rPr>
        <w:t>vcd</w:t>
      </w:r>
      <w:proofErr w:type="spellEnd"/>
      <w:r w:rsidRPr="00846989">
        <w:rPr>
          <w:rFonts w:ascii="Times New Roman" w:hAnsi="Times New Roman"/>
          <w:bCs/>
          <w:sz w:val="24"/>
          <w:szCs w:val="24"/>
        </w:rPr>
        <w:t xml:space="preserve"> players, </w:t>
      </w:r>
      <w:proofErr w:type="spellStart"/>
      <w:proofErr w:type="gramStart"/>
      <w:r w:rsidRPr="00846989">
        <w:rPr>
          <w:rFonts w:ascii="Times New Roman" w:hAnsi="Times New Roman"/>
          <w:bCs/>
          <w:sz w:val="24"/>
          <w:szCs w:val="24"/>
        </w:rPr>
        <w:t>dvd</w:t>
      </w:r>
      <w:proofErr w:type="spellEnd"/>
      <w:proofErr w:type="gramEnd"/>
      <w:r w:rsidRPr="00846989">
        <w:rPr>
          <w:rFonts w:ascii="Times New Roman" w:hAnsi="Times New Roman"/>
          <w:bCs/>
          <w:sz w:val="24"/>
          <w:szCs w:val="24"/>
        </w:rPr>
        <w:t xml:space="preserve"> players, camera etc….</w:t>
      </w:r>
    </w:p>
    <w:p w:rsidR="006D04DD" w:rsidRPr="00846989" w:rsidRDefault="006D04DD" w:rsidP="006D04DD">
      <w:pPr>
        <w:jc w:val="both"/>
        <w:rPr>
          <w:rFonts w:ascii="Times New Roman" w:hAnsi="Times New Roman"/>
          <w:bCs/>
          <w:sz w:val="24"/>
          <w:szCs w:val="24"/>
        </w:rPr>
      </w:pPr>
      <w:r>
        <w:rPr>
          <w:rFonts w:ascii="Times New Roman" w:hAnsi="Times New Roman"/>
          <w:noProof/>
          <w:sz w:val="24"/>
          <w:szCs w:val="24"/>
        </w:rPr>
        <w:drawing>
          <wp:inline distT="0" distB="0" distL="0" distR="0">
            <wp:extent cx="2858770" cy="1671320"/>
            <wp:effectExtent l="0" t="0" r="0" b="508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8770" cy="1671320"/>
                    </a:xfrm>
                    <a:prstGeom prst="rect">
                      <a:avLst/>
                    </a:prstGeom>
                    <a:noFill/>
                    <a:ln>
                      <a:noFill/>
                    </a:ln>
                  </pic:spPr>
                </pic:pic>
              </a:graphicData>
            </a:graphic>
          </wp:inline>
        </w:drawing>
      </w:r>
    </w:p>
    <w:p w:rsidR="006D04DD" w:rsidRPr="00846989" w:rsidRDefault="006D04DD" w:rsidP="006D04DD">
      <w:pPr>
        <w:jc w:val="both"/>
        <w:rPr>
          <w:rFonts w:ascii="Times New Roman" w:hAnsi="Times New Roman"/>
          <w:b/>
          <w:bCs/>
          <w:sz w:val="24"/>
          <w:szCs w:val="24"/>
        </w:rPr>
      </w:pPr>
      <w:r w:rsidRPr="00846989">
        <w:rPr>
          <w:rFonts w:ascii="Times New Roman" w:hAnsi="Times New Roman"/>
          <w:b/>
          <w:bCs/>
          <w:sz w:val="24"/>
          <w:szCs w:val="24"/>
        </w:rPr>
        <w:t>Fig2.3: Automatic coffee makes equipment</w:t>
      </w:r>
    </w:p>
    <w:p w:rsidR="006D04DD" w:rsidRPr="00846989" w:rsidRDefault="006D04DD" w:rsidP="006D04DD">
      <w:pPr>
        <w:jc w:val="both"/>
        <w:rPr>
          <w:rFonts w:ascii="Times New Roman" w:hAnsi="Times New Roman"/>
          <w:b/>
          <w:bCs/>
          <w:sz w:val="28"/>
          <w:szCs w:val="28"/>
        </w:rPr>
      </w:pPr>
    </w:p>
    <w:p w:rsidR="006D04DD" w:rsidRPr="00846989" w:rsidRDefault="006D04DD" w:rsidP="006D04DD">
      <w:pPr>
        <w:jc w:val="both"/>
        <w:rPr>
          <w:rFonts w:ascii="Times New Roman" w:hAnsi="Times New Roman"/>
          <w:b/>
          <w:bCs/>
          <w:sz w:val="28"/>
          <w:szCs w:val="28"/>
        </w:rPr>
      </w:pPr>
    </w:p>
    <w:p w:rsidR="006D04DD" w:rsidRPr="00846989" w:rsidRDefault="006D04DD" w:rsidP="006D04DD">
      <w:pPr>
        <w:jc w:val="both"/>
        <w:rPr>
          <w:rFonts w:ascii="Times New Roman" w:hAnsi="Times New Roman"/>
          <w:b/>
          <w:bCs/>
          <w:sz w:val="28"/>
          <w:szCs w:val="28"/>
        </w:rPr>
      </w:pPr>
    </w:p>
    <w:p w:rsidR="006D04DD" w:rsidRDefault="006D04DD" w:rsidP="006D04DD">
      <w:pPr>
        <w:rPr>
          <w:rFonts w:ascii="Times New Roman" w:hAnsi="Times New Roman"/>
          <w:sz w:val="26"/>
          <w:szCs w:val="26"/>
        </w:rPr>
      </w:pPr>
      <w:r w:rsidRPr="00D47850">
        <w:rPr>
          <w:rFonts w:ascii="Times New Roman" w:hAnsi="Times New Roman"/>
          <w:sz w:val="26"/>
          <w:szCs w:val="26"/>
        </w:rPr>
        <w:t>2.4.2 Office automation:</w:t>
      </w:r>
    </w:p>
    <w:p w:rsidR="006D04DD" w:rsidRPr="00D47850" w:rsidRDefault="006D04DD" w:rsidP="006D04DD">
      <w:pPr>
        <w:rPr>
          <w:rFonts w:ascii="Times New Roman" w:hAnsi="Times New Roman"/>
          <w:sz w:val="26"/>
          <w:szCs w:val="26"/>
        </w:rPr>
      </w:pPr>
    </w:p>
    <w:p w:rsidR="006D04DD" w:rsidRPr="00846989" w:rsidRDefault="006D04DD" w:rsidP="006D04DD">
      <w:pPr>
        <w:jc w:val="both"/>
        <w:rPr>
          <w:rFonts w:ascii="Times New Roman" w:hAnsi="Times New Roman"/>
          <w:b/>
          <w:bCs/>
          <w:sz w:val="28"/>
          <w:szCs w:val="28"/>
        </w:rPr>
      </w:pPr>
      <w:r w:rsidRPr="00846989">
        <w:rPr>
          <w:rFonts w:ascii="Times New Roman" w:hAnsi="Times New Roman"/>
          <w:b/>
          <w:bCs/>
          <w:sz w:val="28"/>
          <w:szCs w:val="28"/>
        </w:rPr>
        <w:tab/>
      </w:r>
      <w:r w:rsidRPr="00846989">
        <w:rPr>
          <w:rFonts w:ascii="Times New Roman" w:hAnsi="Times New Roman"/>
          <w:b/>
          <w:bCs/>
          <w:sz w:val="28"/>
          <w:szCs w:val="28"/>
        </w:rPr>
        <w:tab/>
      </w:r>
      <w:r w:rsidRPr="00846989">
        <w:rPr>
          <w:rFonts w:ascii="Times New Roman" w:hAnsi="Times New Roman"/>
          <w:bCs/>
          <w:sz w:val="24"/>
          <w:szCs w:val="24"/>
        </w:rPr>
        <w:t>We use systems like fax machine, modem, printer etc…</w:t>
      </w:r>
      <w:r w:rsidRPr="00846989">
        <w:rPr>
          <w:rFonts w:ascii="Times New Roman" w:hAnsi="Times New Roman"/>
          <w:b/>
          <w:bCs/>
          <w:sz w:val="28"/>
          <w:szCs w:val="28"/>
        </w:rPr>
        <w:tab/>
      </w:r>
    </w:p>
    <w:p w:rsidR="006D04DD" w:rsidRPr="00846989" w:rsidRDefault="006D04DD" w:rsidP="006D04DD">
      <w:pPr>
        <w:spacing w:before="240" w:line="360" w:lineRule="auto"/>
        <w:ind w:left="720"/>
        <w:jc w:val="both"/>
        <w:rPr>
          <w:rFonts w:ascii="Times New Roman" w:hAnsi="Times New Roman"/>
          <w:bCs/>
          <w:sz w:val="24"/>
          <w:szCs w:val="24"/>
        </w:rPr>
      </w:pPr>
      <w:r>
        <w:rPr>
          <w:rFonts w:ascii="Times New Roman" w:hAnsi="Times New Roman"/>
          <w:noProof/>
          <w:sz w:val="24"/>
          <w:szCs w:val="24"/>
        </w:rPr>
        <w:drawing>
          <wp:inline distT="0" distB="0" distL="0" distR="0">
            <wp:extent cx="1681480" cy="149225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81480" cy="1492250"/>
                    </a:xfrm>
                    <a:prstGeom prst="rect">
                      <a:avLst/>
                    </a:prstGeom>
                    <a:noFill/>
                    <a:ln>
                      <a:noFill/>
                    </a:ln>
                  </pic:spPr>
                </pic:pic>
              </a:graphicData>
            </a:graphic>
          </wp:inline>
        </w:drawing>
      </w:r>
      <w:r>
        <w:rPr>
          <w:rFonts w:ascii="Times New Roman" w:hAnsi="Times New Roman"/>
          <w:noProof/>
          <w:sz w:val="24"/>
          <w:szCs w:val="24"/>
        </w:rPr>
        <w:drawing>
          <wp:inline distT="0" distB="0" distL="0" distR="0">
            <wp:extent cx="1576705" cy="1524000"/>
            <wp:effectExtent l="0" t="0" r="444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H="1">
                      <a:off x="0" y="0"/>
                      <a:ext cx="1576705" cy="1524000"/>
                    </a:xfrm>
                    <a:prstGeom prst="rect">
                      <a:avLst/>
                    </a:prstGeom>
                    <a:noFill/>
                    <a:ln>
                      <a:noFill/>
                    </a:ln>
                  </pic:spPr>
                </pic:pic>
              </a:graphicData>
            </a:graphic>
          </wp:inline>
        </w:drawing>
      </w:r>
    </w:p>
    <w:p w:rsidR="006D04DD" w:rsidRPr="00846989" w:rsidRDefault="006D04DD" w:rsidP="006D04DD">
      <w:pPr>
        <w:spacing w:before="240" w:line="360" w:lineRule="auto"/>
        <w:ind w:left="720"/>
        <w:jc w:val="both"/>
        <w:rPr>
          <w:rFonts w:ascii="Times New Roman" w:hAnsi="Times New Roman"/>
          <w:b/>
          <w:bCs/>
          <w:sz w:val="28"/>
          <w:szCs w:val="28"/>
        </w:rPr>
      </w:pPr>
      <w:r w:rsidRPr="00846989">
        <w:rPr>
          <w:rFonts w:ascii="Times New Roman" w:hAnsi="Times New Roman"/>
          <w:b/>
          <w:bCs/>
          <w:sz w:val="24"/>
          <w:szCs w:val="24"/>
        </w:rPr>
        <w:lastRenderedPageBreak/>
        <w:t>Fig2.4: Fax machine                                          Fig2.5: Printing machine</w:t>
      </w:r>
    </w:p>
    <w:p w:rsidR="006D04DD" w:rsidRPr="00846989" w:rsidRDefault="006D04DD" w:rsidP="006D04DD">
      <w:pPr>
        <w:jc w:val="both"/>
        <w:rPr>
          <w:rFonts w:ascii="Times New Roman" w:hAnsi="Times New Roman"/>
          <w:b/>
          <w:bCs/>
          <w:sz w:val="28"/>
          <w:szCs w:val="28"/>
        </w:rPr>
      </w:pPr>
    </w:p>
    <w:p w:rsidR="006D04DD" w:rsidRDefault="006D04DD" w:rsidP="006D04DD">
      <w:pPr>
        <w:rPr>
          <w:rFonts w:ascii="Times New Roman" w:hAnsi="Times New Roman"/>
          <w:sz w:val="26"/>
          <w:szCs w:val="26"/>
        </w:rPr>
      </w:pPr>
      <w:r w:rsidRPr="00D47850">
        <w:rPr>
          <w:rFonts w:ascii="Times New Roman" w:hAnsi="Times New Roman"/>
          <w:sz w:val="26"/>
          <w:szCs w:val="26"/>
        </w:rPr>
        <w:t>2.4.3. Industrial automation:</w:t>
      </w:r>
    </w:p>
    <w:p w:rsidR="006D04DD" w:rsidRPr="00D47850" w:rsidRDefault="006D04DD" w:rsidP="006D04DD">
      <w:pPr>
        <w:rPr>
          <w:rFonts w:ascii="Times New Roman" w:hAnsi="Times New Roman"/>
          <w:sz w:val="26"/>
          <w:szCs w:val="26"/>
        </w:rPr>
      </w:pPr>
    </w:p>
    <w:p w:rsidR="006D04DD" w:rsidRPr="00846989" w:rsidRDefault="006D04DD" w:rsidP="006D04DD">
      <w:pPr>
        <w:spacing w:line="360" w:lineRule="auto"/>
        <w:jc w:val="both"/>
        <w:rPr>
          <w:rFonts w:ascii="Times New Roman" w:hAnsi="Times New Roman"/>
          <w:bCs/>
          <w:sz w:val="24"/>
          <w:szCs w:val="24"/>
        </w:rPr>
      </w:pPr>
      <w:r w:rsidRPr="00846989">
        <w:rPr>
          <w:rFonts w:ascii="Times New Roman" w:hAnsi="Times New Roman"/>
          <w:bCs/>
          <w:sz w:val="24"/>
          <w:szCs w:val="24"/>
        </w:rPr>
        <w:tab/>
      </w:r>
      <w:r w:rsidRPr="00846989">
        <w:rPr>
          <w:rFonts w:ascii="Times New Roman" w:hAnsi="Times New Roman"/>
          <w:bCs/>
          <w:sz w:val="24"/>
          <w:szCs w:val="24"/>
        </w:rPr>
        <w:tab/>
        <w:t>Today a lot of industries are using embedded systems for process control. In industries we design the embedded systems to perform a specific operation like monitoring temperature, pressure, humidity ,voltage, current etc.., and basing on these monitored levels we do control other devices, we can send information to a centralized monitoring station.</w:t>
      </w:r>
    </w:p>
    <w:p w:rsidR="006D04DD" w:rsidRPr="00846989" w:rsidRDefault="006D04DD" w:rsidP="006D04DD">
      <w:pPr>
        <w:jc w:val="both"/>
        <w:rPr>
          <w:rFonts w:ascii="Times New Roman" w:hAnsi="Times New Roman"/>
          <w:bCs/>
          <w:sz w:val="24"/>
          <w:szCs w:val="24"/>
        </w:rPr>
      </w:pPr>
      <w:r>
        <w:rPr>
          <w:rFonts w:ascii="Times New Roman" w:hAnsi="Times New Roman"/>
          <w:noProof/>
          <w:sz w:val="24"/>
          <w:szCs w:val="24"/>
        </w:rPr>
        <w:drawing>
          <wp:inline distT="0" distB="0" distL="0" distR="0">
            <wp:extent cx="2816860" cy="2680335"/>
            <wp:effectExtent l="0" t="0" r="2540"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6860" cy="2680335"/>
                    </a:xfrm>
                    <a:prstGeom prst="rect">
                      <a:avLst/>
                    </a:prstGeom>
                    <a:noFill/>
                    <a:ln>
                      <a:noFill/>
                    </a:ln>
                  </pic:spPr>
                </pic:pic>
              </a:graphicData>
            </a:graphic>
          </wp:inline>
        </w:drawing>
      </w:r>
    </w:p>
    <w:p w:rsidR="006D04DD" w:rsidRPr="00846989" w:rsidRDefault="006D04DD" w:rsidP="006D04DD">
      <w:pPr>
        <w:jc w:val="both"/>
        <w:rPr>
          <w:rFonts w:ascii="Times New Roman" w:hAnsi="Times New Roman"/>
          <w:b/>
          <w:bCs/>
          <w:sz w:val="24"/>
          <w:szCs w:val="24"/>
        </w:rPr>
      </w:pPr>
      <w:r w:rsidRPr="00846989">
        <w:rPr>
          <w:rFonts w:ascii="Times New Roman" w:hAnsi="Times New Roman"/>
          <w:b/>
          <w:bCs/>
          <w:sz w:val="24"/>
          <w:szCs w:val="24"/>
        </w:rPr>
        <w:t xml:space="preserve">Fig2.6: </w:t>
      </w:r>
      <w:r>
        <w:rPr>
          <w:rFonts w:ascii="Times New Roman" w:hAnsi="Times New Roman"/>
          <w:b/>
          <w:bCs/>
          <w:sz w:val="24"/>
          <w:szCs w:val="24"/>
        </w:rPr>
        <w:t>Vehicle</w:t>
      </w:r>
    </w:p>
    <w:p w:rsidR="006D04DD" w:rsidRPr="00846989" w:rsidRDefault="006D04DD" w:rsidP="006D04DD">
      <w:pPr>
        <w:spacing w:line="360" w:lineRule="auto"/>
        <w:jc w:val="both"/>
        <w:rPr>
          <w:rFonts w:ascii="Times New Roman" w:hAnsi="Times New Roman"/>
          <w:bCs/>
          <w:sz w:val="24"/>
          <w:szCs w:val="24"/>
        </w:rPr>
      </w:pPr>
      <w:r w:rsidRPr="00846989">
        <w:rPr>
          <w:rFonts w:ascii="Times New Roman" w:hAnsi="Times New Roman"/>
          <w:bCs/>
          <w:sz w:val="24"/>
          <w:szCs w:val="24"/>
        </w:rPr>
        <w:tab/>
      </w:r>
      <w:r w:rsidRPr="00846989">
        <w:rPr>
          <w:rFonts w:ascii="Times New Roman" w:hAnsi="Times New Roman"/>
          <w:bCs/>
          <w:sz w:val="24"/>
          <w:szCs w:val="24"/>
        </w:rPr>
        <w:tab/>
        <w:t xml:space="preserve">In critical industries where human presence is avoided there we can use </w:t>
      </w:r>
      <w:r>
        <w:rPr>
          <w:rFonts w:ascii="Times New Roman" w:hAnsi="Times New Roman"/>
          <w:sz w:val="24"/>
          <w:szCs w:val="24"/>
        </w:rPr>
        <w:t>vehicle</w:t>
      </w:r>
      <w:r w:rsidRPr="00846989">
        <w:rPr>
          <w:rFonts w:ascii="Times New Roman" w:hAnsi="Times New Roman"/>
          <w:b/>
          <w:sz w:val="24"/>
          <w:szCs w:val="24"/>
        </w:rPr>
        <w:t>s</w:t>
      </w:r>
      <w:r w:rsidRPr="00846989">
        <w:rPr>
          <w:rFonts w:ascii="Times New Roman" w:hAnsi="Times New Roman"/>
          <w:bCs/>
          <w:sz w:val="24"/>
          <w:szCs w:val="24"/>
        </w:rPr>
        <w:t xml:space="preserve"> which are programmed to do a specific operation.</w:t>
      </w:r>
    </w:p>
    <w:p w:rsidR="006D04DD" w:rsidRPr="00846989" w:rsidRDefault="006D04DD" w:rsidP="006D04DD">
      <w:pPr>
        <w:spacing w:line="360" w:lineRule="auto"/>
        <w:jc w:val="both"/>
        <w:rPr>
          <w:rFonts w:ascii="Times New Roman" w:hAnsi="Times New Roman"/>
          <w:b/>
          <w:bCs/>
          <w:sz w:val="28"/>
          <w:szCs w:val="28"/>
        </w:rPr>
      </w:pPr>
    </w:p>
    <w:p w:rsidR="006D04DD" w:rsidRDefault="006D04DD" w:rsidP="006D04DD">
      <w:pPr>
        <w:rPr>
          <w:sz w:val="24"/>
          <w:szCs w:val="24"/>
        </w:rPr>
      </w:pPr>
      <w:r w:rsidRPr="00D47850">
        <w:rPr>
          <w:rFonts w:ascii="Times New Roman" w:hAnsi="Times New Roman"/>
          <w:sz w:val="26"/>
          <w:szCs w:val="26"/>
        </w:rPr>
        <w:t>2.4.5 Computer networking</w:t>
      </w:r>
      <w:r w:rsidRPr="00D47850">
        <w:rPr>
          <w:sz w:val="24"/>
          <w:szCs w:val="24"/>
        </w:rPr>
        <w:t>:</w:t>
      </w:r>
    </w:p>
    <w:p w:rsidR="006D04DD" w:rsidRPr="00D47850" w:rsidRDefault="006D04DD" w:rsidP="006D04DD">
      <w:pPr>
        <w:rPr>
          <w:sz w:val="24"/>
          <w:szCs w:val="24"/>
        </w:rPr>
      </w:pPr>
    </w:p>
    <w:p w:rsidR="006D04DD" w:rsidRPr="00846989" w:rsidRDefault="006D04DD" w:rsidP="006D04DD">
      <w:pPr>
        <w:pStyle w:val="ListParagraph"/>
        <w:spacing w:line="360" w:lineRule="auto"/>
        <w:rPr>
          <w:b/>
          <w:bCs/>
          <w:szCs w:val="24"/>
        </w:rPr>
      </w:pPr>
      <w:r w:rsidRPr="00846989">
        <w:rPr>
          <w:bCs/>
          <w:szCs w:val="24"/>
        </w:rPr>
        <w:t>Embedded systems are used as bridges routers etc</w:t>
      </w:r>
      <w:proofErr w:type="gramStart"/>
      <w:r w:rsidRPr="00846989">
        <w:rPr>
          <w:bCs/>
          <w:szCs w:val="24"/>
        </w:rPr>
        <w:t>..</w:t>
      </w:r>
      <w:proofErr w:type="gramEnd"/>
    </w:p>
    <w:p w:rsidR="006D04DD" w:rsidRPr="00846989" w:rsidRDefault="006D04DD" w:rsidP="006D04DD">
      <w:pPr>
        <w:jc w:val="both"/>
        <w:rPr>
          <w:rFonts w:ascii="Times New Roman" w:hAnsi="Times New Roman"/>
          <w:bCs/>
          <w:sz w:val="24"/>
          <w:szCs w:val="24"/>
        </w:rPr>
      </w:pPr>
      <w:r>
        <w:rPr>
          <w:rFonts w:ascii="Times New Roman" w:hAnsi="Times New Roman"/>
          <w:noProof/>
          <w:sz w:val="24"/>
          <w:szCs w:val="24"/>
        </w:rPr>
        <w:lastRenderedPageBreak/>
        <w:drawing>
          <wp:inline distT="0" distB="0" distL="0" distR="0">
            <wp:extent cx="3174365" cy="2375535"/>
            <wp:effectExtent l="0" t="0" r="6985" b="571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4365" cy="2375535"/>
                    </a:xfrm>
                    <a:prstGeom prst="rect">
                      <a:avLst/>
                    </a:prstGeom>
                    <a:noFill/>
                    <a:ln>
                      <a:noFill/>
                    </a:ln>
                  </pic:spPr>
                </pic:pic>
              </a:graphicData>
            </a:graphic>
          </wp:inline>
        </w:drawing>
      </w:r>
    </w:p>
    <w:p w:rsidR="006D04DD" w:rsidRDefault="006D04DD" w:rsidP="006D04DD">
      <w:pPr>
        <w:jc w:val="both"/>
        <w:rPr>
          <w:rFonts w:ascii="Times New Roman" w:hAnsi="Times New Roman"/>
          <w:b/>
          <w:bCs/>
          <w:sz w:val="24"/>
          <w:szCs w:val="24"/>
        </w:rPr>
      </w:pPr>
      <w:r w:rsidRPr="00846989">
        <w:rPr>
          <w:rFonts w:ascii="Times New Roman" w:hAnsi="Times New Roman"/>
          <w:b/>
          <w:bCs/>
          <w:sz w:val="24"/>
          <w:szCs w:val="24"/>
        </w:rPr>
        <w:t>Fig2.7: Computer networking</w:t>
      </w:r>
    </w:p>
    <w:p w:rsidR="006D04DD" w:rsidRPr="00846989" w:rsidRDefault="006D04DD" w:rsidP="006D04DD">
      <w:pPr>
        <w:jc w:val="both"/>
        <w:rPr>
          <w:rFonts w:ascii="Times New Roman" w:hAnsi="Times New Roman"/>
          <w:b/>
          <w:bCs/>
          <w:sz w:val="24"/>
          <w:szCs w:val="24"/>
        </w:rPr>
      </w:pPr>
    </w:p>
    <w:p w:rsidR="006D04DD" w:rsidRDefault="006D04DD" w:rsidP="006D04DD">
      <w:pPr>
        <w:rPr>
          <w:rFonts w:ascii="Times New Roman" w:hAnsi="Times New Roman"/>
          <w:sz w:val="26"/>
          <w:szCs w:val="26"/>
        </w:rPr>
      </w:pPr>
      <w:r w:rsidRPr="00D47850">
        <w:rPr>
          <w:rFonts w:ascii="Times New Roman" w:hAnsi="Times New Roman"/>
          <w:sz w:val="26"/>
          <w:szCs w:val="26"/>
        </w:rPr>
        <w:t>2.4.6 Tele communications:</w:t>
      </w:r>
    </w:p>
    <w:p w:rsidR="006D04DD" w:rsidRPr="00D47850" w:rsidRDefault="006D04DD" w:rsidP="006D04DD">
      <w:pPr>
        <w:rPr>
          <w:rFonts w:ascii="Times New Roman" w:hAnsi="Times New Roman"/>
          <w:sz w:val="26"/>
          <w:szCs w:val="26"/>
        </w:rPr>
      </w:pPr>
    </w:p>
    <w:p w:rsidR="006D04DD" w:rsidRPr="00846989" w:rsidRDefault="006D04DD" w:rsidP="006D04DD">
      <w:pPr>
        <w:jc w:val="both"/>
        <w:rPr>
          <w:rFonts w:ascii="Times New Roman" w:hAnsi="Times New Roman"/>
          <w:bCs/>
          <w:sz w:val="24"/>
          <w:szCs w:val="24"/>
        </w:rPr>
      </w:pPr>
      <w:r w:rsidRPr="00846989">
        <w:rPr>
          <w:rFonts w:ascii="Times New Roman" w:hAnsi="Times New Roman"/>
          <w:bCs/>
          <w:sz w:val="24"/>
          <w:szCs w:val="24"/>
        </w:rPr>
        <w:t>Cell phones, web cameras etc.</w:t>
      </w:r>
    </w:p>
    <w:p w:rsidR="006D04DD" w:rsidRPr="00846989" w:rsidRDefault="006D04DD" w:rsidP="006D04DD">
      <w:pPr>
        <w:jc w:val="both"/>
        <w:rPr>
          <w:rFonts w:ascii="Times New Roman" w:hAnsi="Times New Roman"/>
          <w:b/>
          <w:bCs/>
          <w:sz w:val="28"/>
          <w:szCs w:val="28"/>
        </w:rPr>
      </w:pPr>
      <w:r>
        <w:rPr>
          <w:rFonts w:ascii="Times New Roman" w:hAnsi="Times New Roman"/>
          <w:noProof/>
          <w:sz w:val="24"/>
          <w:szCs w:val="24"/>
        </w:rPr>
        <w:drawing>
          <wp:inline distT="0" distB="0" distL="0" distR="0">
            <wp:extent cx="1881505" cy="1923415"/>
            <wp:effectExtent l="0" t="0" r="4445"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1505" cy="1923415"/>
                    </a:xfrm>
                    <a:prstGeom prst="rect">
                      <a:avLst/>
                    </a:prstGeom>
                    <a:noFill/>
                    <a:ln>
                      <a:noFill/>
                    </a:ln>
                  </pic:spPr>
                </pic:pic>
              </a:graphicData>
            </a:graphic>
          </wp:inline>
        </w:drawing>
      </w:r>
      <w:r>
        <w:rPr>
          <w:rFonts w:ascii="Times New Roman" w:hAnsi="Times New Roman"/>
          <w:noProof/>
          <w:sz w:val="24"/>
          <w:szCs w:val="24"/>
        </w:rPr>
        <w:drawing>
          <wp:inline distT="0" distB="0" distL="0" distR="0">
            <wp:extent cx="2753995" cy="2196465"/>
            <wp:effectExtent l="0" t="0" r="825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3995" cy="2196465"/>
                    </a:xfrm>
                    <a:prstGeom prst="rect">
                      <a:avLst/>
                    </a:prstGeom>
                    <a:noFill/>
                    <a:ln>
                      <a:noFill/>
                    </a:ln>
                  </pic:spPr>
                </pic:pic>
              </a:graphicData>
            </a:graphic>
          </wp:inline>
        </w:drawing>
      </w:r>
    </w:p>
    <w:p w:rsidR="006D04DD" w:rsidRPr="00236F3D" w:rsidRDefault="006D04DD" w:rsidP="006D04DD">
      <w:pPr>
        <w:jc w:val="center"/>
        <w:rPr>
          <w:rFonts w:ascii="Times New Roman" w:hAnsi="Times New Roman"/>
          <w:b/>
          <w:bCs/>
          <w:sz w:val="24"/>
          <w:szCs w:val="24"/>
        </w:rPr>
      </w:pPr>
      <w:r w:rsidRPr="00846989">
        <w:rPr>
          <w:rFonts w:ascii="Times New Roman" w:hAnsi="Times New Roman"/>
          <w:b/>
          <w:bCs/>
          <w:sz w:val="24"/>
          <w:szCs w:val="24"/>
        </w:rPr>
        <w:t>Fig2.8: Cell PhoneFig2.9: Web camera</w:t>
      </w:r>
      <w:bookmarkStart w:id="0" w:name="_GoBack"/>
      <w:bookmarkEnd w:id="0"/>
    </w:p>
    <w:p w:rsidR="006D04DD" w:rsidRDefault="006D04DD" w:rsidP="006D04DD">
      <w:pPr>
        <w:spacing w:after="360" w:line="360" w:lineRule="auto"/>
        <w:ind w:left="2160" w:right="720"/>
        <w:jc w:val="both"/>
        <w:rPr>
          <w:rFonts w:ascii="Times New Roman" w:hAnsi="Times New Roman"/>
          <w:sz w:val="24"/>
          <w:szCs w:val="24"/>
        </w:rPr>
      </w:pPr>
    </w:p>
    <w:p w:rsidR="006D04DD" w:rsidRPr="00DA2CCB" w:rsidRDefault="006D04DD" w:rsidP="006D04DD">
      <w:pPr>
        <w:spacing w:after="360" w:line="360" w:lineRule="auto"/>
        <w:ind w:left="2160" w:right="720"/>
        <w:jc w:val="both"/>
        <w:rPr>
          <w:rFonts w:ascii="Times New Roman" w:hAnsi="Times New Roman"/>
          <w:sz w:val="28"/>
          <w:szCs w:val="28"/>
        </w:rPr>
      </w:pPr>
    </w:p>
    <w:p w:rsidR="006D04DD" w:rsidRDefault="006D04DD" w:rsidP="006D04DD">
      <w:pPr>
        <w:spacing w:after="360" w:line="360" w:lineRule="auto"/>
        <w:ind w:left="2160" w:right="720"/>
        <w:jc w:val="both"/>
        <w:rPr>
          <w:rFonts w:ascii="Times New Roman" w:hAnsi="Times New Roman"/>
          <w:sz w:val="24"/>
          <w:szCs w:val="24"/>
        </w:rPr>
      </w:pPr>
    </w:p>
    <w:p w:rsidR="006D04DD" w:rsidRPr="00DA2CCB" w:rsidRDefault="006D04DD" w:rsidP="006D04DD">
      <w:pPr>
        <w:pStyle w:val="ListParagraph"/>
        <w:rPr>
          <w:rFonts w:cs="Times New Roman"/>
          <w:sz w:val="26"/>
          <w:szCs w:val="26"/>
        </w:rPr>
      </w:pPr>
    </w:p>
    <w:p w:rsidR="006D04DD" w:rsidRDefault="006D04DD" w:rsidP="006D04DD">
      <w:pPr>
        <w:spacing w:after="360" w:line="360" w:lineRule="auto"/>
        <w:ind w:left="2160" w:right="720"/>
        <w:jc w:val="both"/>
        <w:rPr>
          <w:rFonts w:ascii="Times New Roman" w:hAnsi="Times New Roman"/>
          <w:sz w:val="24"/>
          <w:szCs w:val="24"/>
        </w:rPr>
      </w:pPr>
    </w:p>
    <w:p w:rsidR="006D04DD" w:rsidRDefault="006D04DD" w:rsidP="006D04DD">
      <w:pPr>
        <w:spacing w:after="360" w:line="360" w:lineRule="auto"/>
        <w:ind w:left="2160" w:right="720"/>
        <w:jc w:val="both"/>
        <w:rPr>
          <w:rFonts w:ascii="Times New Roman" w:hAnsi="Times New Roman"/>
          <w:sz w:val="24"/>
          <w:szCs w:val="24"/>
        </w:rPr>
      </w:pPr>
    </w:p>
    <w:p w:rsidR="006D04DD" w:rsidRDefault="006D04DD" w:rsidP="006D04DD">
      <w:pPr>
        <w:spacing w:after="360" w:line="360" w:lineRule="auto"/>
        <w:ind w:left="2160" w:right="720"/>
        <w:jc w:val="both"/>
        <w:rPr>
          <w:rFonts w:ascii="Times New Roman" w:hAnsi="Times New Roman"/>
          <w:sz w:val="24"/>
          <w:szCs w:val="24"/>
        </w:rPr>
      </w:pPr>
    </w:p>
    <w:p w:rsidR="006D04DD" w:rsidRDefault="006D04DD" w:rsidP="006D04DD">
      <w:pPr>
        <w:pStyle w:val="ListParagraph"/>
        <w:rPr>
          <w:rFonts w:cs="Times New Roman"/>
          <w:sz w:val="28"/>
          <w:szCs w:val="28"/>
        </w:rPr>
      </w:pPr>
      <w:r w:rsidRPr="00DA2CCB">
        <w:rPr>
          <w:rFonts w:cs="Times New Roman"/>
          <w:sz w:val="28"/>
          <w:szCs w:val="28"/>
        </w:rPr>
        <w:t>CHAPTER 3</w:t>
      </w:r>
      <w:r>
        <w:rPr>
          <w:rFonts w:cs="Times New Roman"/>
          <w:sz w:val="28"/>
          <w:szCs w:val="28"/>
        </w:rPr>
        <w:t>: PROJECT DESCRIPTION</w:t>
      </w:r>
    </w:p>
    <w:p w:rsidR="006D04DD" w:rsidRDefault="006D04DD" w:rsidP="006D04DD">
      <w:pPr>
        <w:rPr>
          <w:rFonts w:ascii="Times New Roman" w:hAnsi="Times New Roman"/>
          <w:sz w:val="28"/>
          <w:szCs w:val="28"/>
        </w:rPr>
      </w:pPr>
    </w:p>
    <w:p w:rsidR="006D04DD" w:rsidRDefault="006D04DD" w:rsidP="006D04DD">
      <w:pPr>
        <w:rPr>
          <w:rFonts w:ascii="Times New Roman" w:hAnsi="Times New Roman"/>
          <w:sz w:val="26"/>
          <w:szCs w:val="26"/>
        </w:rPr>
      </w:pPr>
      <w:r w:rsidRPr="00DA2CCB">
        <w:rPr>
          <w:rFonts w:ascii="Times New Roman" w:hAnsi="Times New Roman"/>
          <w:sz w:val="26"/>
          <w:szCs w:val="26"/>
        </w:rPr>
        <w:t>3.1</w:t>
      </w:r>
      <w:r>
        <w:rPr>
          <w:rFonts w:ascii="Times New Roman" w:hAnsi="Times New Roman"/>
          <w:sz w:val="26"/>
          <w:szCs w:val="26"/>
        </w:rPr>
        <w:t xml:space="preserve"> </w:t>
      </w:r>
      <w:r w:rsidRPr="00DA2CCB">
        <w:rPr>
          <w:rFonts w:ascii="Times New Roman" w:hAnsi="Times New Roman"/>
          <w:sz w:val="26"/>
          <w:szCs w:val="26"/>
        </w:rPr>
        <w:t xml:space="preserve">Block Diagram </w:t>
      </w:r>
      <w:proofErr w:type="gramStart"/>
      <w:r w:rsidRPr="00DA2CCB">
        <w:rPr>
          <w:rFonts w:ascii="Times New Roman" w:hAnsi="Times New Roman"/>
          <w:sz w:val="26"/>
          <w:szCs w:val="26"/>
        </w:rPr>
        <w:t>Of</w:t>
      </w:r>
      <w:proofErr w:type="gramEnd"/>
      <w:r w:rsidRPr="00DA2CCB">
        <w:rPr>
          <w:rFonts w:ascii="Times New Roman" w:hAnsi="Times New Roman"/>
          <w:sz w:val="26"/>
          <w:szCs w:val="26"/>
        </w:rPr>
        <w:t xml:space="preserve"> Solar Powered Multipurpose Autonomous Agricultural Robot  </w:t>
      </w:r>
    </w:p>
    <w:p w:rsidR="006D04DD" w:rsidRDefault="006D04DD" w:rsidP="006D04DD">
      <w:pPr>
        <w:rPr>
          <w:rFonts w:ascii="Times New Roman" w:hAnsi="Times New Roman"/>
          <w:sz w:val="26"/>
          <w:szCs w:val="26"/>
        </w:rPr>
      </w:pPr>
    </w:p>
    <w:p w:rsidR="006D04DD" w:rsidRDefault="006D04DD" w:rsidP="006D04DD">
      <w:pPr>
        <w:jc w:val="center"/>
        <w:rPr>
          <w:rFonts w:ascii="Times New Roman" w:hAnsi="Times New Roman"/>
          <w:b/>
          <w:sz w:val="32"/>
          <w:szCs w:val="32"/>
        </w:rPr>
      </w:pPr>
    </w:p>
    <w:p w:rsidR="006D04DD" w:rsidRPr="00A9037C" w:rsidRDefault="006D04DD" w:rsidP="006D04DD">
      <w:pPr>
        <w:jc w:val="center"/>
        <w:rPr>
          <w:rFonts w:ascii="Times New Roman" w:hAnsi="Times New Roman"/>
          <w:b/>
          <w:sz w:val="32"/>
          <w:szCs w:val="32"/>
        </w:rPr>
      </w:pPr>
      <w:r w:rsidRPr="00A9037C">
        <w:rPr>
          <w:rFonts w:ascii="Times New Roman" w:hAnsi="Times New Roman"/>
          <w:b/>
          <w:noProof/>
          <w:sz w:val="32"/>
          <w:szCs w:val="32"/>
        </w:rPr>
        <w:drawing>
          <wp:inline distT="0" distB="0" distL="0" distR="0">
            <wp:extent cx="5514475" cy="4407108"/>
            <wp:effectExtent l="0" t="0" r="0" b="0"/>
            <wp:docPr id="4"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77000" cy="5334000"/>
                      <a:chOff x="533400" y="838200"/>
                      <a:chExt cx="6477000" cy="5334000"/>
                    </a:xfrm>
                  </a:grpSpPr>
                  <a:sp>
                    <a:nvSpPr>
                      <a:cNvPr id="5" name="AutoShape 11"/>
                      <a:cNvSpPr>
                        <a:spLocks noChangeArrowheads="1"/>
                      </a:cNvSpPr>
                    </a:nvSpPr>
                    <a:spPr bwMode="auto">
                      <a:xfrm>
                        <a:off x="3505200" y="1828800"/>
                        <a:ext cx="1676400" cy="32004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b="1" dirty="0" smtClean="0">
                              <a:latin typeface="Times New Roman" pitchFamily="18" charset="0"/>
                            </a:rPr>
                            <a:t>Micro</a:t>
                          </a:r>
                        </a:p>
                        <a:p>
                          <a:pPr algn="ctr"/>
                          <a:r>
                            <a:rPr lang="en-US" sz="2400" b="1" dirty="0" smtClean="0">
                              <a:latin typeface="Times New Roman" pitchFamily="18" charset="0"/>
                            </a:rPr>
                            <a:t>controller </a:t>
                          </a:r>
                          <a:endParaRPr lang="en-US" sz="2400" b="1" dirty="0">
                            <a:latin typeface="Times New Roman" pitchFamily="18" charset="0"/>
                          </a:endParaRPr>
                        </a:p>
                      </a:txBody>
                      <a:useSpRect/>
                    </a:txSp>
                  </a:sp>
                  <a:sp>
                    <a:nvSpPr>
                      <a:cNvPr id="11" name="Right Arrow 10"/>
                      <a:cNvSpPr/>
                    </a:nvSpPr>
                    <a:spPr>
                      <a:xfrm>
                        <a:off x="3048000" y="2667000"/>
                        <a:ext cx="457200" cy="304800"/>
                      </a:xfrm>
                      <a:prstGeom prst="rightArrow">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ight Arrow 12"/>
                      <a:cNvSpPr/>
                    </a:nvSpPr>
                    <a:spPr>
                      <a:xfrm>
                        <a:off x="3048000" y="3962400"/>
                        <a:ext cx="457200" cy="304800"/>
                      </a:xfrm>
                      <a:prstGeom prst="rightArrow">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1905000" y="3810000"/>
                        <a:ext cx="1143000" cy="609600"/>
                      </a:xfrm>
                      <a:prstGeom prst="roundRect">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solidFill>
                                <a:schemeClr val="tx1"/>
                              </a:solidFill>
                              <a:latin typeface="Times New Roman" pitchFamily="18" charset="0"/>
                              <a:cs typeface="Times New Roman" pitchFamily="18" charset="0"/>
                            </a:rPr>
                            <a:t>IOT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AutoShape 15"/>
                      <a:cNvSpPr>
                        <a:spLocks noChangeArrowheads="1"/>
                      </a:cNvSpPr>
                    </a:nvSpPr>
                    <a:spPr bwMode="auto">
                      <a:xfrm>
                        <a:off x="5181600" y="3276600"/>
                        <a:ext cx="533400" cy="457200"/>
                      </a:xfrm>
                      <a:prstGeom prst="rightArrow">
                        <a:avLst>
                          <a:gd name="adj1" fmla="val 50000"/>
                          <a:gd name="adj2" fmla="val 3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24" name="AutoShape 10"/>
                      <a:cNvSpPr>
                        <a:spLocks noChangeArrowheads="1"/>
                      </a:cNvSpPr>
                    </a:nvSpPr>
                    <a:spPr bwMode="auto">
                      <a:xfrm>
                        <a:off x="5715000" y="3124200"/>
                        <a:ext cx="1295400" cy="6858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dirty="0" smtClean="0">
                              <a:latin typeface="Times New Roman" pitchFamily="18" charset="0"/>
                            </a:rPr>
                            <a:t>L293D</a:t>
                          </a:r>
                        </a:p>
                      </a:txBody>
                      <a:useSpRect/>
                    </a:txSp>
                  </a:sp>
                  <a:sp>
                    <a:nvSpPr>
                      <a:cNvPr id="26" name="AutoShape 5"/>
                      <a:cNvSpPr>
                        <a:spLocks noChangeArrowheads="1"/>
                      </a:cNvSpPr>
                    </a:nvSpPr>
                    <a:spPr bwMode="auto">
                      <a:xfrm>
                        <a:off x="4114800" y="1447800"/>
                        <a:ext cx="457200" cy="381000"/>
                      </a:xfrm>
                      <a:prstGeom prst="downArrow">
                        <a:avLst>
                          <a:gd name="adj1" fmla="val 50000"/>
                          <a:gd name="adj2" fmla="val 2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27" name="AutoShape 4"/>
                      <a:cNvSpPr>
                        <a:spLocks noChangeArrowheads="1"/>
                      </a:cNvSpPr>
                    </a:nvSpPr>
                    <a:spPr bwMode="auto">
                      <a:xfrm>
                        <a:off x="2971800" y="914400"/>
                        <a:ext cx="2743200" cy="5334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lang="en-US" sz="2000" b="1" dirty="0" smtClean="0">
                              <a:latin typeface="Times New Roman" pitchFamily="18" charset="0"/>
                            </a:rPr>
                            <a:t>Rechargeable battery</a:t>
                          </a:r>
                          <a:endParaRPr lang="en-US" sz="2000" b="1" dirty="0">
                            <a:latin typeface="Times New Roman" pitchFamily="18" charset="0"/>
                          </a:endParaRPr>
                        </a:p>
                      </a:txBody>
                      <a:useSpRect/>
                    </a:txSp>
                  </a:sp>
                  <a:sp>
                    <a:nvSpPr>
                      <a:cNvPr id="28" name="Right Arrow 27"/>
                      <a:cNvSpPr/>
                    </a:nvSpPr>
                    <a:spPr>
                      <a:xfrm>
                        <a:off x="2514600" y="990600"/>
                        <a:ext cx="457200" cy="304800"/>
                      </a:xfrm>
                      <a:prstGeom prst="rightArrow">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AutoShape 10"/>
                      <a:cNvSpPr>
                        <a:spLocks noChangeArrowheads="1"/>
                      </a:cNvSpPr>
                    </a:nvSpPr>
                    <a:spPr bwMode="auto">
                      <a:xfrm>
                        <a:off x="1219200" y="838200"/>
                        <a:ext cx="1295400" cy="6858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dirty="0" smtClean="0">
                              <a:latin typeface="Times New Roman" pitchFamily="18" charset="0"/>
                            </a:rPr>
                            <a:t>Solar </a:t>
                          </a:r>
                        </a:p>
                        <a:p>
                          <a:pPr algn="ctr"/>
                          <a:r>
                            <a:rPr lang="en-US" sz="2000" b="1" dirty="0" smtClean="0">
                              <a:latin typeface="Times New Roman" pitchFamily="18" charset="0"/>
                            </a:rPr>
                            <a:t>panel</a:t>
                          </a:r>
                        </a:p>
                      </a:txBody>
                      <a:useSpRect/>
                    </a:txSp>
                  </a:sp>
                  <a:sp>
                    <a:nvSpPr>
                      <a:cNvPr id="32" name="AutoShape 5"/>
                      <a:cNvSpPr>
                        <a:spLocks noChangeArrowheads="1"/>
                      </a:cNvSpPr>
                    </a:nvSpPr>
                    <a:spPr bwMode="auto">
                      <a:xfrm>
                        <a:off x="4114800" y="5029200"/>
                        <a:ext cx="457200" cy="381000"/>
                      </a:xfrm>
                      <a:prstGeom prst="downArrow">
                        <a:avLst>
                          <a:gd name="adj1" fmla="val 50000"/>
                          <a:gd name="adj2" fmla="val 2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36" name="Oval 35"/>
                      <a:cNvSpPr/>
                    </a:nvSpPr>
                    <a:spPr>
                      <a:xfrm>
                        <a:off x="5943600" y="1752600"/>
                        <a:ext cx="1066800" cy="9144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Left </a:t>
                          </a:r>
                        </a:p>
                        <a:p>
                          <a:pPr algn="ctr"/>
                          <a:r>
                            <a:rPr lang="en-US" dirty="0" smtClean="0"/>
                            <a:t>motor</a:t>
                          </a:r>
                          <a:endParaRPr lang="en-US" dirty="0"/>
                        </a:p>
                      </a:txBody>
                      <a:useSpRect/>
                    </a:txSp>
                    <a:style>
                      <a:lnRef idx="2">
                        <a:schemeClr val="dk1"/>
                      </a:lnRef>
                      <a:fillRef idx="1">
                        <a:schemeClr val="lt1"/>
                      </a:fillRef>
                      <a:effectRef idx="0">
                        <a:schemeClr val="dk1"/>
                      </a:effectRef>
                      <a:fontRef idx="minor">
                        <a:schemeClr val="dk1"/>
                      </a:fontRef>
                    </a:style>
                  </a:sp>
                  <a:sp>
                    <a:nvSpPr>
                      <a:cNvPr id="41" name="AutoShape 10"/>
                      <a:cNvSpPr>
                        <a:spLocks noChangeArrowheads="1"/>
                      </a:cNvSpPr>
                    </a:nvSpPr>
                    <a:spPr bwMode="auto">
                      <a:xfrm>
                        <a:off x="1828800" y="2438400"/>
                        <a:ext cx="1219200" cy="6858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dirty="0" smtClean="0">
                              <a:latin typeface="Times New Roman" pitchFamily="18" charset="0"/>
                            </a:rPr>
                            <a:t>Soil</a:t>
                          </a:r>
                        </a:p>
                        <a:p>
                          <a:pPr algn="ctr"/>
                          <a:r>
                            <a:rPr lang="en-US" sz="2000" b="1" dirty="0" smtClean="0">
                              <a:latin typeface="Times New Roman" pitchFamily="18" charset="0"/>
                            </a:rPr>
                            <a:t>sensor</a:t>
                          </a:r>
                        </a:p>
                      </a:txBody>
                      <a:useSpRect/>
                    </a:txSp>
                  </a:sp>
                  <a:sp>
                    <a:nvSpPr>
                      <a:cNvPr id="42" name="Rounded Rectangle 41"/>
                      <a:cNvSpPr/>
                    </a:nvSpPr>
                    <a:spPr>
                      <a:xfrm>
                        <a:off x="3810000" y="5410200"/>
                        <a:ext cx="1066800" cy="762000"/>
                      </a:xfrm>
                      <a:prstGeom prst="roundRect">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solidFill>
                                <a:schemeClr val="tx1"/>
                              </a:solidFill>
                              <a:latin typeface="Times New Roman" pitchFamily="18" charset="0"/>
                              <a:cs typeface="Times New Roman" pitchFamily="18" charset="0"/>
                            </a:rPr>
                            <a:t>L293D </a:t>
                          </a:r>
                        </a:p>
                        <a:p>
                          <a:pPr algn="ctr"/>
                          <a:r>
                            <a:rPr lang="en-US" sz="2000" b="1" dirty="0" smtClean="0">
                              <a:solidFill>
                                <a:schemeClr val="tx1"/>
                              </a:solidFill>
                              <a:latin typeface="Times New Roman" pitchFamily="18" charset="0"/>
                              <a:cs typeface="Times New Roman" pitchFamily="18" charset="0"/>
                            </a:rPr>
                            <a:t>driver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Oval 42"/>
                      <a:cNvSpPr/>
                    </a:nvSpPr>
                    <a:spPr>
                      <a:xfrm>
                        <a:off x="5867400" y="4267200"/>
                        <a:ext cx="1066800" cy="9144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Right </a:t>
                          </a:r>
                        </a:p>
                        <a:p>
                          <a:pPr algn="ctr"/>
                          <a:r>
                            <a:rPr lang="en-US" dirty="0" smtClean="0"/>
                            <a:t>motor</a:t>
                          </a:r>
                          <a:endParaRPr lang="en-US" dirty="0"/>
                        </a:p>
                      </a:txBody>
                      <a:useSpRect/>
                    </a:txSp>
                    <a:style>
                      <a:lnRef idx="2">
                        <a:schemeClr val="dk1"/>
                      </a:lnRef>
                      <a:fillRef idx="1">
                        <a:schemeClr val="lt1"/>
                      </a:fillRef>
                      <a:effectRef idx="0">
                        <a:schemeClr val="dk1"/>
                      </a:effectRef>
                      <a:fontRef idx="minor">
                        <a:schemeClr val="dk1"/>
                      </a:fontRef>
                    </a:style>
                  </a:sp>
                  <a:sp>
                    <a:nvSpPr>
                      <a:cNvPr id="44" name="AutoShape 5"/>
                      <a:cNvSpPr>
                        <a:spLocks noChangeArrowheads="1"/>
                      </a:cNvSpPr>
                    </a:nvSpPr>
                    <a:spPr bwMode="auto">
                      <a:xfrm>
                        <a:off x="6172200" y="3810000"/>
                        <a:ext cx="457200" cy="457200"/>
                      </a:xfrm>
                      <a:prstGeom prst="downArrow">
                        <a:avLst>
                          <a:gd name="adj1" fmla="val 50000"/>
                          <a:gd name="adj2" fmla="val 2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45" name="Up Arrow 44"/>
                      <a:cNvSpPr/>
                    </a:nvSpPr>
                    <a:spPr>
                      <a:xfrm>
                        <a:off x="6248400" y="2667000"/>
                        <a:ext cx="381000" cy="457200"/>
                      </a:xfrm>
                      <a:prstGeom prst="up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AutoShape 15"/>
                      <a:cNvSpPr>
                        <a:spLocks noChangeArrowheads="1"/>
                      </a:cNvSpPr>
                    </a:nvSpPr>
                    <a:spPr bwMode="auto">
                      <a:xfrm>
                        <a:off x="4876800" y="5638800"/>
                        <a:ext cx="533400" cy="381000"/>
                      </a:xfrm>
                      <a:prstGeom prst="rightArrow">
                        <a:avLst>
                          <a:gd name="adj1" fmla="val 50000"/>
                          <a:gd name="adj2" fmla="val 3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47" name="Left Arrow 46"/>
                      <a:cNvSpPr/>
                    </a:nvSpPr>
                    <a:spPr>
                      <a:xfrm>
                        <a:off x="3200400" y="5638800"/>
                        <a:ext cx="609600" cy="3810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Rounded Rectangle 48"/>
                      <a:cNvSpPr/>
                    </a:nvSpPr>
                    <a:spPr>
                      <a:xfrm>
                        <a:off x="5410200" y="5410200"/>
                        <a:ext cx="914400" cy="685800"/>
                      </a:xfrm>
                      <a:prstGeom prst="roundRect">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solidFill>
                                <a:schemeClr val="tx1"/>
                              </a:solidFill>
                              <a:latin typeface="Times New Roman" pitchFamily="18" charset="0"/>
                              <a:cs typeface="Times New Roman" pitchFamily="18" charset="0"/>
                            </a:rPr>
                            <a:t>Dc motor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Rounded Rectangle 49"/>
                      <a:cNvSpPr/>
                    </a:nvSpPr>
                    <a:spPr>
                      <a:xfrm>
                        <a:off x="2133600" y="5562600"/>
                        <a:ext cx="1066800" cy="609600"/>
                      </a:xfrm>
                      <a:prstGeom prst="roundRect">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solidFill>
                                <a:schemeClr val="tx1"/>
                              </a:solidFill>
                              <a:latin typeface="Times New Roman" pitchFamily="18" charset="0"/>
                              <a:cs typeface="Times New Roman" pitchFamily="18" charset="0"/>
                            </a:rPr>
                            <a:t>Dc motor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533400" y="3810001"/>
                        <a:ext cx="16764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Blynk</a:t>
                          </a:r>
                          <a:r>
                            <a:rPr lang="en-US" dirty="0" smtClean="0"/>
                            <a:t> application</a:t>
                          </a:r>
                          <a:endParaRPr lang="en-US" dirty="0"/>
                        </a:p>
                      </a:txBody>
                      <a:useSpRect/>
                    </a:txSp>
                  </a:sp>
                </lc:lockedCanvas>
              </a:graphicData>
            </a:graphic>
          </wp:inline>
        </w:drawing>
      </w:r>
    </w:p>
    <w:p w:rsidR="006D04DD" w:rsidRDefault="006D04DD" w:rsidP="006D04DD">
      <w:pPr>
        <w:jc w:val="center"/>
        <w:rPr>
          <w:rFonts w:ascii="Times New Roman" w:hAnsi="Times New Roman"/>
          <w:b/>
          <w:sz w:val="32"/>
          <w:szCs w:val="32"/>
        </w:rPr>
      </w:pPr>
    </w:p>
    <w:p w:rsidR="006D04DD" w:rsidRDefault="006D04DD" w:rsidP="006D04DD">
      <w:pPr>
        <w:jc w:val="center"/>
        <w:rPr>
          <w:rFonts w:ascii="Times New Roman" w:hAnsi="Times New Roman"/>
          <w:b/>
          <w:sz w:val="32"/>
          <w:szCs w:val="32"/>
        </w:rPr>
      </w:pPr>
    </w:p>
    <w:p w:rsidR="006D04DD" w:rsidRPr="00A9037C" w:rsidRDefault="006D04DD" w:rsidP="006D04DD">
      <w:pPr>
        <w:rPr>
          <w:rFonts w:ascii="Times New Roman" w:hAnsi="Times New Roman"/>
          <w:sz w:val="26"/>
          <w:szCs w:val="26"/>
        </w:rPr>
      </w:pPr>
      <w:r w:rsidRPr="00A9037C">
        <w:rPr>
          <w:rFonts w:ascii="Times New Roman" w:hAnsi="Times New Roman"/>
          <w:sz w:val="26"/>
          <w:szCs w:val="26"/>
        </w:rPr>
        <w:t xml:space="preserve">3.2 Advantages </w:t>
      </w:r>
      <w:proofErr w:type="gramStart"/>
      <w:r w:rsidRPr="00A9037C">
        <w:rPr>
          <w:rFonts w:ascii="Times New Roman" w:hAnsi="Times New Roman"/>
          <w:sz w:val="26"/>
          <w:szCs w:val="26"/>
        </w:rPr>
        <w:t>And</w:t>
      </w:r>
      <w:proofErr w:type="gramEnd"/>
      <w:r w:rsidRPr="00A9037C">
        <w:rPr>
          <w:rFonts w:ascii="Times New Roman" w:hAnsi="Times New Roman"/>
          <w:sz w:val="26"/>
          <w:szCs w:val="26"/>
        </w:rPr>
        <w:t xml:space="preserve"> Disadvantages:</w:t>
      </w:r>
    </w:p>
    <w:p w:rsidR="006D04DD" w:rsidRDefault="006D04DD" w:rsidP="006D04DD">
      <w:pPr>
        <w:jc w:val="center"/>
        <w:rPr>
          <w:rFonts w:ascii="Times New Roman" w:hAnsi="Times New Roman"/>
          <w:b/>
          <w:sz w:val="32"/>
          <w:szCs w:val="32"/>
        </w:rPr>
      </w:pPr>
    </w:p>
    <w:p w:rsidR="006D04DD" w:rsidRPr="00A9037C" w:rsidRDefault="006D04DD" w:rsidP="006D04DD">
      <w:pPr>
        <w:rPr>
          <w:rFonts w:ascii="Times New Roman" w:hAnsi="Times New Roman"/>
        </w:rPr>
      </w:pPr>
      <w:r w:rsidRPr="00A9037C">
        <w:rPr>
          <w:rFonts w:ascii="Times New Roman" w:hAnsi="Times New Roman"/>
          <w:sz w:val="26"/>
          <w:szCs w:val="26"/>
        </w:rPr>
        <w:t>ADVANTAGES</w:t>
      </w:r>
      <w:r w:rsidRPr="00A9037C">
        <w:rPr>
          <w:rFonts w:ascii="Times New Roman" w:hAnsi="Times New Roman"/>
        </w:rPr>
        <w:t>:</w:t>
      </w:r>
    </w:p>
    <w:p w:rsidR="006D04DD" w:rsidRPr="00E709BC" w:rsidRDefault="006D04DD" w:rsidP="006D04DD">
      <w:pPr>
        <w:pStyle w:val="ListParagraph"/>
        <w:rPr>
          <w:rFonts w:cs="Times New Roman"/>
          <w:szCs w:val="24"/>
        </w:rPr>
      </w:pPr>
    </w:p>
    <w:p w:rsidR="006D04DD" w:rsidRPr="00E709BC" w:rsidRDefault="006D04DD" w:rsidP="006D04DD">
      <w:pPr>
        <w:pStyle w:val="ListParagraph"/>
        <w:numPr>
          <w:ilvl w:val="0"/>
          <w:numId w:val="17"/>
        </w:numPr>
        <w:suppressAutoHyphens w:val="0"/>
        <w:spacing w:after="0" w:line="240" w:lineRule="auto"/>
        <w:jc w:val="left"/>
        <w:rPr>
          <w:rFonts w:cs="Times New Roman"/>
          <w:szCs w:val="24"/>
        </w:rPr>
      </w:pPr>
      <w:r w:rsidRPr="00E709BC">
        <w:rPr>
          <w:rFonts w:cs="Times New Roman"/>
          <w:szCs w:val="24"/>
        </w:rPr>
        <w:t>This increases the efficiency of seed sowing, pesticide spraying and grass cutting.</w:t>
      </w:r>
    </w:p>
    <w:p w:rsidR="006D04DD" w:rsidRPr="00E709BC" w:rsidRDefault="006D04DD" w:rsidP="006D04DD">
      <w:pPr>
        <w:pStyle w:val="ListParagraph"/>
        <w:numPr>
          <w:ilvl w:val="0"/>
          <w:numId w:val="17"/>
        </w:numPr>
        <w:suppressAutoHyphens w:val="0"/>
        <w:spacing w:after="0" w:line="240" w:lineRule="auto"/>
        <w:jc w:val="left"/>
        <w:rPr>
          <w:rFonts w:cs="Times New Roman"/>
          <w:szCs w:val="24"/>
        </w:rPr>
      </w:pPr>
      <w:r w:rsidRPr="00E709BC">
        <w:rPr>
          <w:rFonts w:cs="Times New Roman"/>
          <w:szCs w:val="24"/>
        </w:rPr>
        <w:t>Reduces the problem encountered in manual planting.</w:t>
      </w:r>
    </w:p>
    <w:p w:rsidR="006D04DD" w:rsidRPr="00E709BC" w:rsidRDefault="006D04DD" w:rsidP="006D04DD">
      <w:pPr>
        <w:pStyle w:val="ListParagraph"/>
        <w:numPr>
          <w:ilvl w:val="0"/>
          <w:numId w:val="17"/>
        </w:numPr>
        <w:suppressAutoHyphens w:val="0"/>
        <w:spacing w:after="0" w:line="240" w:lineRule="auto"/>
        <w:jc w:val="left"/>
        <w:rPr>
          <w:rFonts w:cs="Times New Roman"/>
          <w:szCs w:val="24"/>
        </w:rPr>
      </w:pPr>
      <w:r w:rsidRPr="00E709BC">
        <w:rPr>
          <w:rFonts w:cs="Times New Roman"/>
          <w:szCs w:val="24"/>
        </w:rPr>
        <w:t>No need of man power.</w:t>
      </w:r>
    </w:p>
    <w:p w:rsidR="006D04DD" w:rsidRPr="00E709BC" w:rsidRDefault="006D04DD" w:rsidP="006D04DD">
      <w:pPr>
        <w:pStyle w:val="ListParagraph"/>
        <w:numPr>
          <w:ilvl w:val="0"/>
          <w:numId w:val="17"/>
        </w:numPr>
        <w:suppressAutoHyphens w:val="0"/>
        <w:spacing w:after="0" w:line="240" w:lineRule="auto"/>
        <w:jc w:val="left"/>
        <w:rPr>
          <w:rFonts w:cs="Times New Roman"/>
          <w:szCs w:val="24"/>
        </w:rPr>
      </w:pPr>
      <w:proofErr w:type="gramStart"/>
      <w:r w:rsidRPr="00E709BC">
        <w:rPr>
          <w:rFonts w:cs="Times New Roman"/>
          <w:szCs w:val="24"/>
        </w:rPr>
        <w:t xml:space="preserve">Efficient </w:t>
      </w:r>
      <w:r>
        <w:rPr>
          <w:rFonts w:cs="Times New Roman"/>
          <w:szCs w:val="24"/>
        </w:rPr>
        <w:t>.</w:t>
      </w:r>
      <w:proofErr w:type="gramEnd"/>
    </w:p>
    <w:p w:rsidR="006D04DD" w:rsidRDefault="006D04DD" w:rsidP="006D04DD">
      <w:pPr>
        <w:pStyle w:val="ListParagraph"/>
        <w:rPr>
          <w:rFonts w:cs="Times New Roman"/>
          <w:sz w:val="26"/>
          <w:szCs w:val="26"/>
        </w:rPr>
      </w:pPr>
    </w:p>
    <w:p w:rsidR="006D04DD" w:rsidRDefault="006D04DD" w:rsidP="006D04DD">
      <w:pPr>
        <w:rPr>
          <w:rFonts w:ascii="Times New Roman" w:hAnsi="Times New Roman"/>
          <w:sz w:val="26"/>
          <w:szCs w:val="26"/>
        </w:rPr>
      </w:pPr>
      <w:r w:rsidRPr="00A9037C">
        <w:rPr>
          <w:rFonts w:ascii="Times New Roman" w:hAnsi="Times New Roman"/>
          <w:sz w:val="26"/>
          <w:szCs w:val="26"/>
        </w:rPr>
        <w:t>DISADVANTAGES</w:t>
      </w:r>
      <w:r>
        <w:rPr>
          <w:rFonts w:ascii="Times New Roman" w:hAnsi="Times New Roman"/>
          <w:sz w:val="26"/>
          <w:szCs w:val="26"/>
        </w:rPr>
        <w:t>:</w:t>
      </w:r>
    </w:p>
    <w:p w:rsidR="006D04DD" w:rsidRDefault="006D04DD" w:rsidP="006D04DD">
      <w:pPr>
        <w:rPr>
          <w:rFonts w:ascii="Times New Roman" w:hAnsi="Times New Roman"/>
          <w:sz w:val="26"/>
          <w:szCs w:val="26"/>
        </w:rPr>
      </w:pPr>
    </w:p>
    <w:p w:rsidR="006D04DD" w:rsidRPr="00E709BC" w:rsidRDefault="006D04DD" w:rsidP="006D04DD">
      <w:pPr>
        <w:rPr>
          <w:rFonts w:ascii="Times New Roman" w:hAnsi="Times New Roman"/>
          <w:sz w:val="24"/>
          <w:szCs w:val="24"/>
        </w:rPr>
      </w:pPr>
      <w:r>
        <w:rPr>
          <w:rFonts w:ascii="Times New Roman" w:hAnsi="Times New Roman"/>
          <w:sz w:val="24"/>
          <w:szCs w:val="24"/>
        </w:rPr>
        <w:t xml:space="preserve">      </w:t>
      </w:r>
      <w:r w:rsidRPr="00E709BC">
        <w:rPr>
          <w:rFonts w:ascii="Times New Roman" w:hAnsi="Times New Roman"/>
          <w:sz w:val="24"/>
          <w:szCs w:val="24"/>
        </w:rPr>
        <w:t>1. System with high cost and high complexity</w:t>
      </w:r>
    </w:p>
    <w:p w:rsidR="006D04DD" w:rsidRPr="00E709BC" w:rsidRDefault="006D04DD" w:rsidP="006D04DD">
      <w:pPr>
        <w:rPr>
          <w:rFonts w:ascii="Times New Roman" w:hAnsi="Times New Roman"/>
          <w:sz w:val="24"/>
          <w:szCs w:val="24"/>
        </w:rPr>
      </w:pPr>
      <w:r>
        <w:rPr>
          <w:rFonts w:ascii="Times New Roman" w:hAnsi="Times New Roman"/>
          <w:sz w:val="24"/>
          <w:szCs w:val="24"/>
        </w:rPr>
        <w:t xml:space="preserve">      </w:t>
      </w:r>
      <w:r w:rsidRPr="00E709BC">
        <w:rPr>
          <w:rFonts w:ascii="Times New Roman" w:hAnsi="Times New Roman"/>
          <w:sz w:val="24"/>
          <w:szCs w:val="24"/>
        </w:rPr>
        <w:t xml:space="preserve">2. Breaking queues </w:t>
      </w:r>
    </w:p>
    <w:p w:rsidR="006D04DD" w:rsidRDefault="006D04DD" w:rsidP="006D04DD">
      <w:pPr>
        <w:rPr>
          <w:rFonts w:ascii="Times New Roman" w:hAnsi="Times New Roman"/>
          <w:sz w:val="24"/>
          <w:szCs w:val="24"/>
        </w:rPr>
      </w:pPr>
      <w:r>
        <w:rPr>
          <w:rFonts w:ascii="Times New Roman" w:hAnsi="Times New Roman"/>
          <w:sz w:val="24"/>
          <w:szCs w:val="24"/>
        </w:rPr>
        <w:t xml:space="preserve">      </w:t>
      </w:r>
      <w:r w:rsidRPr="00E709BC">
        <w:rPr>
          <w:rFonts w:ascii="Times New Roman" w:hAnsi="Times New Roman"/>
          <w:sz w:val="24"/>
          <w:szCs w:val="24"/>
        </w:rPr>
        <w:t>3. Power issue in case of weather instability.</w:t>
      </w:r>
    </w:p>
    <w:p w:rsidR="006D04DD" w:rsidRDefault="006D04DD" w:rsidP="006D04DD">
      <w:pPr>
        <w:rPr>
          <w:rFonts w:ascii="Times New Roman" w:hAnsi="Times New Roman"/>
          <w:sz w:val="24"/>
          <w:szCs w:val="24"/>
        </w:rPr>
      </w:pPr>
    </w:p>
    <w:p w:rsidR="006D04DD" w:rsidRDefault="006D04DD" w:rsidP="006D04DD">
      <w:pPr>
        <w:rPr>
          <w:rFonts w:ascii="Times New Roman" w:hAnsi="Times New Roman"/>
          <w:sz w:val="24"/>
          <w:szCs w:val="24"/>
        </w:rPr>
      </w:pPr>
    </w:p>
    <w:p w:rsidR="006D04DD" w:rsidRDefault="006D04DD" w:rsidP="006D04DD">
      <w:pPr>
        <w:rPr>
          <w:rFonts w:ascii="Times New Roman" w:hAnsi="Times New Roman"/>
          <w:sz w:val="26"/>
          <w:szCs w:val="26"/>
        </w:rPr>
      </w:pPr>
      <w:r>
        <w:rPr>
          <w:rFonts w:ascii="Times New Roman" w:hAnsi="Times New Roman"/>
          <w:sz w:val="26"/>
          <w:szCs w:val="26"/>
        </w:rPr>
        <w:t>Applications:</w:t>
      </w:r>
    </w:p>
    <w:p w:rsidR="006D04DD" w:rsidRDefault="006D04DD" w:rsidP="006D04DD">
      <w:pPr>
        <w:rPr>
          <w:rFonts w:ascii="Times New Roman" w:hAnsi="Times New Roman"/>
          <w:sz w:val="26"/>
          <w:szCs w:val="26"/>
        </w:rPr>
      </w:pPr>
    </w:p>
    <w:p w:rsidR="006D04DD" w:rsidRDefault="006D04DD" w:rsidP="006D04DD">
      <w:pPr>
        <w:pStyle w:val="ListParagraph"/>
        <w:numPr>
          <w:ilvl w:val="0"/>
          <w:numId w:val="19"/>
        </w:numPr>
        <w:suppressAutoHyphens w:val="0"/>
        <w:spacing w:after="0" w:line="240" w:lineRule="auto"/>
        <w:jc w:val="left"/>
        <w:rPr>
          <w:rFonts w:cs="Times New Roman"/>
          <w:szCs w:val="24"/>
        </w:rPr>
      </w:pPr>
      <w:r>
        <w:rPr>
          <w:rFonts w:cs="Times New Roman"/>
          <w:szCs w:val="24"/>
        </w:rPr>
        <w:t>Agricultural Sector</w:t>
      </w:r>
    </w:p>
    <w:p w:rsidR="006D04DD" w:rsidRPr="00E709BC" w:rsidRDefault="006D04DD" w:rsidP="006D04DD">
      <w:pPr>
        <w:pStyle w:val="ListParagraph"/>
        <w:numPr>
          <w:ilvl w:val="0"/>
          <w:numId w:val="19"/>
        </w:numPr>
        <w:suppressAutoHyphens w:val="0"/>
        <w:spacing w:after="0" w:line="240" w:lineRule="auto"/>
        <w:jc w:val="left"/>
        <w:rPr>
          <w:rFonts w:cs="Times New Roman"/>
          <w:szCs w:val="24"/>
        </w:rPr>
      </w:pPr>
      <w:r>
        <w:rPr>
          <w:rFonts w:cs="Times New Roman"/>
          <w:szCs w:val="24"/>
        </w:rPr>
        <w:t>Local Farming</w:t>
      </w:r>
    </w:p>
    <w:p w:rsidR="006D04DD" w:rsidRPr="00E709BC" w:rsidRDefault="006D04DD" w:rsidP="006D04DD">
      <w:pPr>
        <w:pStyle w:val="ListParagraph"/>
        <w:rPr>
          <w:rFonts w:cs="Times New Roman"/>
          <w:szCs w:val="24"/>
        </w:rPr>
      </w:pPr>
    </w:p>
    <w:p w:rsidR="00EA7E41" w:rsidRDefault="00EA7E41" w:rsidP="006D04DD">
      <w:pPr>
        <w:pStyle w:val="ListParagraph"/>
        <w:rPr>
          <w:rFonts w:eastAsia="Calibri" w:cs="Times New Roman"/>
          <w:color w:val="auto"/>
          <w:kern w:val="0"/>
          <w:sz w:val="26"/>
          <w:szCs w:val="26"/>
          <w:lang w:eastAsia="en-US" w:bidi="ar-SA"/>
        </w:rPr>
      </w:pPr>
    </w:p>
    <w:p w:rsidR="00EA7E41" w:rsidRDefault="00EA7E41" w:rsidP="006D04DD">
      <w:pPr>
        <w:pStyle w:val="ListParagraph"/>
        <w:rPr>
          <w:rFonts w:eastAsia="Calibri" w:cs="Times New Roman"/>
          <w:color w:val="auto"/>
          <w:kern w:val="0"/>
          <w:sz w:val="26"/>
          <w:szCs w:val="26"/>
          <w:lang w:eastAsia="en-US" w:bidi="ar-SA"/>
        </w:rPr>
      </w:pPr>
    </w:p>
    <w:p w:rsidR="006D04DD" w:rsidRDefault="006D04DD" w:rsidP="006D04DD">
      <w:pPr>
        <w:pStyle w:val="ListParagraph"/>
        <w:rPr>
          <w:rFonts w:cs="Times New Roman"/>
          <w:sz w:val="28"/>
          <w:szCs w:val="28"/>
        </w:rPr>
      </w:pPr>
      <w:r>
        <w:t xml:space="preserve"> </w:t>
      </w:r>
      <w:r>
        <w:rPr>
          <w:rFonts w:cs="Times New Roman"/>
          <w:sz w:val="28"/>
          <w:szCs w:val="28"/>
        </w:rPr>
        <w:t>CHAPTER 4: HARDWARE &amp; SOFTWARE DESCRIPTION</w:t>
      </w:r>
    </w:p>
    <w:p w:rsidR="006D04DD" w:rsidRDefault="006D04DD" w:rsidP="006D04DD">
      <w:pPr>
        <w:pStyle w:val="ListParagraph"/>
        <w:rPr>
          <w:rFonts w:cs="Times New Roman"/>
          <w:sz w:val="28"/>
          <w:szCs w:val="28"/>
        </w:rPr>
      </w:pPr>
    </w:p>
    <w:p w:rsidR="00EA7E41" w:rsidRDefault="00EA7E41" w:rsidP="006D04DD">
      <w:pPr>
        <w:pStyle w:val="ListParagraph"/>
        <w:rPr>
          <w:rFonts w:cs="Times New Roman"/>
          <w:sz w:val="28"/>
          <w:szCs w:val="28"/>
        </w:rPr>
      </w:pPr>
    </w:p>
    <w:p w:rsidR="006D04DD" w:rsidRDefault="006D04DD" w:rsidP="006D04DD">
      <w:pPr>
        <w:pStyle w:val="ListParagraph"/>
        <w:numPr>
          <w:ilvl w:val="0"/>
          <w:numId w:val="21"/>
        </w:numPr>
        <w:suppressAutoHyphens w:val="0"/>
        <w:spacing w:after="0" w:line="240" w:lineRule="auto"/>
        <w:jc w:val="left"/>
        <w:rPr>
          <w:rFonts w:cs="Times New Roman"/>
          <w:sz w:val="28"/>
          <w:szCs w:val="28"/>
        </w:rPr>
      </w:pPr>
      <w:r w:rsidRPr="00E01645">
        <w:rPr>
          <w:rFonts w:cs="Times New Roman"/>
          <w:sz w:val="28"/>
          <w:szCs w:val="28"/>
        </w:rPr>
        <w:t>HARDWARE DESCRIPTION</w:t>
      </w:r>
      <w:r>
        <w:rPr>
          <w:rFonts w:cs="Times New Roman"/>
          <w:sz w:val="28"/>
          <w:szCs w:val="28"/>
        </w:rPr>
        <w:t>:</w:t>
      </w:r>
    </w:p>
    <w:p w:rsidR="00EA7E41" w:rsidRDefault="00EA7E41" w:rsidP="00EA7E41">
      <w:pPr>
        <w:spacing w:after="0" w:line="240" w:lineRule="auto"/>
        <w:rPr>
          <w:sz w:val="28"/>
          <w:szCs w:val="28"/>
        </w:rPr>
      </w:pPr>
    </w:p>
    <w:p w:rsidR="00EA7E41" w:rsidRPr="00EA7E41" w:rsidRDefault="00EA7E41" w:rsidP="00EA7E41">
      <w:pPr>
        <w:spacing w:after="0" w:line="240" w:lineRule="auto"/>
        <w:rPr>
          <w:sz w:val="28"/>
          <w:szCs w:val="28"/>
        </w:rPr>
      </w:pPr>
    </w:p>
    <w:p w:rsidR="006D04DD" w:rsidRDefault="00EA7E41" w:rsidP="006D04DD">
      <w:pPr>
        <w:pStyle w:val="ListParagraph"/>
        <w:ind w:left="1125"/>
        <w:rPr>
          <w:rFonts w:cs="Times New Roman"/>
          <w:sz w:val="28"/>
          <w:szCs w:val="28"/>
        </w:rPr>
      </w:pPr>
      <w:r w:rsidRPr="0015271F">
        <w:rPr>
          <w:b/>
          <w:noProof/>
          <w:sz w:val="32"/>
          <w:szCs w:val="32"/>
        </w:rPr>
        <w:lastRenderedPageBreak/>
        <w:drawing>
          <wp:inline distT="0" distB="0" distL="0" distR="0">
            <wp:extent cx="5943600" cy="4894580"/>
            <wp:effectExtent l="0" t="0" r="0" b="0"/>
            <wp:docPr id="47"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77000" cy="5334000"/>
                      <a:chOff x="533400" y="838200"/>
                      <a:chExt cx="6477000" cy="5334000"/>
                    </a:xfrm>
                  </a:grpSpPr>
                  <a:sp>
                    <a:nvSpPr>
                      <a:cNvPr id="5" name="AutoShape 11"/>
                      <a:cNvSpPr>
                        <a:spLocks noChangeArrowheads="1"/>
                      </a:cNvSpPr>
                    </a:nvSpPr>
                    <a:spPr bwMode="auto">
                      <a:xfrm>
                        <a:off x="3505200" y="1828800"/>
                        <a:ext cx="1676400" cy="32004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b="1" dirty="0" smtClean="0">
                              <a:latin typeface="Times New Roman" pitchFamily="18" charset="0"/>
                            </a:rPr>
                            <a:t>Micro</a:t>
                          </a:r>
                        </a:p>
                        <a:p>
                          <a:pPr algn="ctr"/>
                          <a:r>
                            <a:rPr lang="en-US" sz="2400" b="1" dirty="0" smtClean="0">
                              <a:latin typeface="Times New Roman" pitchFamily="18" charset="0"/>
                            </a:rPr>
                            <a:t>controller </a:t>
                          </a:r>
                          <a:endParaRPr lang="en-US" sz="2400" b="1" dirty="0">
                            <a:latin typeface="Times New Roman" pitchFamily="18" charset="0"/>
                          </a:endParaRPr>
                        </a:p>
                      </a:txBody>
                      <a:useSpRect/>
                    </a:txSp>
                  </a:sp>
                  <a:sp>
                    <a:nvSpPr>
                      <a:cNvPr id="11" name="Right Arrow 10"/>
                      <a:cNvSpPr/>
                    </a:nvSpPr>
                    <a:spPr>
                      <a:xfrm>
                        <a:off x="3048000" y="2667000"/>
                        <a:ext cx="457200" cy="304800"/>
                      </a:xfrm>
                      <a:prstGeom prst="rightArrow">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ight Arrow 12"/>
                      <a:cNvSpPr/>
                    </a:nvSpPr>
                    <a:spPr>
                      <a:xfrm>
                        <a:off x="3048000" y="3962400"/>
                        <a:ext cx="457200" cy="304800"/>
                      </a:xfrm>
                      <a:prstGeom prst="rightArrow">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1905000" y="3810000"/>
                        <a:ext cx="1143000" cy="609600"/>
                      </a:xfrm>
                      <a:prstGeom prst="roundRect">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solidFill>
                                <a:schemeClr val="tx1"/>
                              </a:solidFill>
                              <a:latin typeface="Times New Roman" pitchFamily="18" charset="0"/>
                              <a:cs typeface="Times New Roman" pitchFamily="18" charset="0"/>
                            </a:rPr>
                            <a:t>IOT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AutoShape 15"/>
                      <a:cNvSpPr>
                        <a:spLocks noChangeArrowheads="1"/>
                      </a:cNvSpPr>
                    </a:nvSpPr>
                    <a:spPr bwMode="auto">
                      <a:xfrm>
                        <a:off x="5181600" y="3276600"/>
                        <a:ext cx="533400" cy="457200"/>
                      </a:xfrm>
                      <a:prstGeom prst="rightArrow">
                        <a:avLst>
                          <a:gd name="adj1" fmla="val 50000"/>
                          <a:gd name="adj2" fmla="val 3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24" name="AutoShape 10"/>
                      <a:cNvSpPr>
                        <a:spLocks noChangeArrowheads="1"/>
                      </a:cNvSpPr>
                    </a:nvSpPr>
                    <a:spPr bwMode="auto">
                      <a:xfrm>
                        <a:off x="5715000" y="3124200"/>
                        <a:ext cx="1295400" cy="6858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dirty="0" smtClean="0">
                              <a:latin typeface="Times New Roman" pitchFamily="18" charset="0"/>
                            </a:rPr>
                            <a:t>L293D</a:t>
                          </a:r>
                        </a:p>
                      </a:txBody>
                      <a:useSpRect/>
                    </a:txSp>
                  </a:sp>
                  <a:sp>
                    <a:nvSpPr>
                      <a:cNvPr id="26" name="AutoShape 5"/>
                      <a:cNvSpPr>
                        <a:spLocks noChangeArrowheads="1"/>
                      </a:cNvSpPr>
                    </a:nvSpPr>
                    <a:spPr bwMode="auto">
                      <a:xfrm>
                        <a:off x="4114800" y="1447800"/>
                        <a:ext cx="457200" cy="381000"/>
                      </a:xfrm>
                      <a:prstGeom prst="downArrow">
                        <a:avLst>
                          <a:gd name="adj1" fmla="val 50000"/>
                          <a:gd name="adj2" fmla="val 2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27" name="AutoShape 4"/>
                      <a:cNvSpPr>
                        <a:spLocks noChangeArrowheads="1"/>
                      </a:cNvSpPr>
                    </a:nvSpPr>
                    <a:spPr bwMode="auto">
                      <a:xfrm>
                        <a:off x="2971800" y="914400"/>
                        <a:ext cx="2743200" cy="5334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eaLnBrk="0" hangingPunct="0"/>
                          <a:r>
                            <a:rPr lang="en-US" sz="2000" b="1" dirty="0" smtClean="0">
                              <a:latin typeface="Times New Roman" pitchFamily="18" charset="0"/>
                            </a:rPr>
                            <a:t>Rechargeable battery</a:t>
                          </a:r>
                          <a:endParaRPr lang="en-US" sz="2000" b="1" dirty="0">
                            <a:latin typeface="Times New Roman" pitchFamily="18" charset="0"/>
                          </a:endParaRPr>
                        </a:p>
                      </a:txBody>
                      <a:useSpRect/>
                    </a:txSp>
                  </a:sp>
                  <a:sp>
                    <a:nvSpPr>
                      <a:cNvPr id="28" name="Right Arrow 27"/>
                      <a:cNvSpPr/>
                    </a:nvSpPr>
                    <a:spPr>
                      <a:xfrm>
                        <a:off x="2514600" y="990600"/>
                        <a:ext cx="457200" cy="304800"/>
                      </a:xfrm>
                      <a:prstGeom prst="rightArrow">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AutoShape 10"/>
                      <a:cNvSpPr>
                        <a:spLocks noChangeArrowheads="1"/>
                      </a:cNvSpPr>
                    </a:nvSpPr>
                    <a:spPr bwMode="auto">
                      <a:xfrm>
                        <a:off x="1219200" y="838200"/>
                        <a:ext cx="1295400" cy="6858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dirty="0" smtClean="0">
                              <a:latin typeface="Times New Roman" pitchFamily="18" charset="0"/>
                            </a:rPr>
                            <a:t>Solar </a:t>
                          </a:r>
                        </a:p>
                        <a:p>
                          <a:pPr algn="ctr"/>
                          <a:r>
                            <a:rPr lang="en-US" sz="2000" b="1" dirty="0" smtClean="0">
                              <a:latin typeface="Times New Roman" pitchFamily="18" charset="0"/>
                            </a:rPr>
                            <a:t>panel</a:t>
                          </a:r>
                        </a:p>
                      </a:txBody>
                      <a:useSpRect/>
                    </a:txSp>
                  </a:sp>
                  <a:sp>
                    <a:nvSpPr>
                      <a:cNvPr id="32" name="AutoShape 5"/>
                      <a:cNvSpPr>
                        <a:spLocks noChangeArrowheads="1"/>
                      </a:cNvSpPr>
                    </a:nvSpPr>
                    <a:spPr bwMode="auto">
                      <a:xfrm>
                        <a:off x="4114800" y="5029200"/>
                        <a:ext cx="457200" cy="381000"/>
                      </a:xfrm>
                      <a:prstGeom prst="downArrow">
                        <a:avLst>
                          <a:gd name="adj1" fmla="val 50000"/>
                          <a:gd name="adj2" fmla="val 2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36" name="Oval 35"/>
                      <a:cNvSpPr/>
                    </a:nvSpPr>
                    <a:spPr>
                      <a:xfrm>
                        <a:off x="5943600" y="1752600"/>
                        <a:ext cx="1066800" cy="9144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Left </a:t>
                          </a:r>
                        </a:p>
                        <a:p>
                          <a:pPr algn="ctr"/>
                          <a:r>
                            <a:rPr lang="en-US" dirty="0" smtClean="0"/>
                            <a:t>motor</a:t>
                          </a:r>
                          <a:endParaRPr lang="en-US" dirty="0"/>
                        </a:p>
                      </a:txBody>
                      <a:useSpRect/>
                    </a:txSp>
                    <a:style>
                      <a:lnRef idx="2">
                        <a:schemeClr val="dk1"/>
                      </a:lnRef>
                      <a:fillRef idx="1">
                        <a:schemeClr val="lt1"/>
                      </a:fillRef>
                      <a:effectRef idx="0">
                        <a:schemeClr val="dk1"/>
                      </a:effectRef>
                      <a:fontRef idx="minor">
                        <a:schemeClr val="dk1"/>
                      </a:fontRef>
                    </a:style>
                  </a:sp>
                  <a:sp>
                    <a:nvSpPr>
                      <a:cNvPr id="41" name="AutoShape 10"/>
                      <a:cNvSpPr>
                        <a:spLocks noChangeArrowheads="1"/>
                      </a:cNvSpPr>
                    </a:nvSpPr>
                    <a:spPr bwMode="auto">
                      <a:xfrm>
                        <a:off x="1828800" y="2438400"/>
                        <a:ext cx="1219200" cy="685800"/>
                      </a:xfrm>
                      <a:prstGeom prst="roundRect">
                        <a:avLst>
                          <a:gd name="adj" fmla="val 16667"/>
                        </a:avLst>
                      </a:prstGeom>
                      <a:solidFill>
                        <a:schemeClr val="bg1"/>
                      </a:solidFill>
                      <a:ln w="38100">
                        <a:solidFill>
                          <a:schemeClr val="tx1"/>
                        </a:solidFill>
                        <a:round/>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b="1" dirty="0" smtClean="0">
                              <a:latin typeface="Times New Roman" pitchFamily="18" charset="0"/>
                            </a:rPr>
                            <a:t>Soil</a:t>
                          </a:r>
                        </a:p>
                        <a:p>
                          <a:pPr algn="ctr"/>
                          <a:r>
                            <a:rPr lang="en-US" sz="2000" b="1" dirty="0" smtClean="0">
                              <a:latin typeface="Times New Roman" pitchFamily="18" charset="0"/>
                            </a:rPr>
                            <a:t>sensor</a:t>
                          </a:r>
                        </a:p>
                      </a:txBody>
                      <a:useSpRect/>
                    </a:txSp>
                  </a:sp>
                  <a:sp>
                    <a:nvSpPr>
                      <a:cNvPr id="42" name="Rounded Rectangle 41"/>
                      <a:cNvSpPr/>
                    </a:nvSpPr>
                    <a:spPr>
                      <a:xfrm>
                        <a:off x="3810000" y="5410200"/>
                        <a:ext cx="1066800" cy="762000"/>
                      </a:xfrm>
                      <a:prstGeom prst="roundRect">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solidFill>
                                <a:schemeClr val="tx1"/>
                              </a:solidFill>
                              <a:latin typeface="Times New Roman" pitchFamily="18" charset="0"/>
                              <a:cs typeface="Times New Roman" pitchFamily="18" charset="0"/>
                            </a:rPr>
                            <a:t>L293D </a:t>
                          </a:r>
                        </a:p>
                        <a:p>
                          <a:pPr algn="ctr"/>
                          <a:r>
                            <a:rPr lang="en-US" sz="2000" b="1" dirty="0" smtClean="0">
                              <a:solidFill>
                                <a:schemeClr val="tx1"/>
                              </a:solidFill>
                              <a:latin typeface="Times New Roman" pitchFamily="18" charset="0"/>
                              <a:cs typeface="Times New Roman" pitchFamily="18" charset="0"/>
                            </a:rPr>
                            <a:t>driver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Oval 42"/>
                      <a:cNvSpPr/>
                    </a:nvSpPr>
                    <a:spPr>
                      <a:xfrm>
                        <a:off x="5867400" y="4267200"/>
                        <a:ext cx="1066800" cy="9144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Right </a:t>
                          </a:r>
                        </a:p>
                        <a:p>
                          <a:pPr algn="ctr"/>
                          <a:r>
                            <a:rPr lang="en-US" dirty="0" smtClean="0"/>
                            <a:t>motor</a:t>
                          </a:r>
                          <a:endParaRPr lang="en-US" dirty="0"/>
                        </a:p>
                      </a:txBody>
                      <a:useSpRect/>
                    </a:txSp>
                    <a:style>
                      <a:lnRef idx="2">
                        <a:schemeClr val="dk1"/>
                      </a:lnRef>
                      <a:fillRef idx="1">
                        <a:schemeClr val="lt1"/>
                      </a:fillRef>
                      <a:effectRef idx="0">
                        <a:schemeClr val="dk1"/>
                      </a:effectRef>
                      <a:fontRef idx="minor">
                        <a:schemeClr val="dk1"/>
                      </a:fontRef>
                    </a:style>
                  </a:sp>
                  <a:sp>
                    <a:nvSpPr>
                      <a:cNvPr id="44" name="AutoShape 5"/>
                      <a:cNvSpPr>
                        <a:spLocks noChangeArrowheads="1"/>
                      </a:cNvSpPr>
                    </a:nvSpPr>
                    <a:spPr bwMode="auto">
                      <a:xfrm>
                        <a:off x="6172200" y="3810000"/>
                        <a:ext cx="457200" cy="457200"/>
                      </a:xfrm>
                      <a:prstGeom prst="downArrow">
                        <a:avLst>
                          <a:gd name="adj1" fmla="val 50000"/>
                          <a:gd name="adj2" fmla="val 2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45" name="Up Arrow 44"/>
                      <a:cNvSpPr/>
                    </a:nvSpPr>
                    <a:spPr>
                      <a:xfrm>
                        <a:off x="6248400" y="2667000"/>
                        <a:ext cx="381000" cy="457200"/>
                      </a:xfrm>
                      <a:prstGeom prst="up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AutoShape 15"/>
                      <a:cNvSpPr>
                        <a:spLocks noChangeArrowheads="1"/>
                      </a:cNvSpPr>
                    </a:nvSpPr>
                    <a:spPr bwMode="auto">
                      <a:xfrm>
                        <a:off x="4876800" y="5638800"/>
                        <a:ext cx="533400" cy="381000"/>
                      </a:xfrm>
                      <a:prstGeom prst="rightArrow">
                        <a:avLst>
                          <a:gd name="adj1" fmla="val 50000"/>
                          <a:gd name="adj2" fmla="val 35000"/>
                        </a:avLst>
                      </a:prstGeom>
                      <a:solidFill>
                        <a:schemeClr val="bg1"/>
                      </a:solidFill>
                      <a:ln w="38100">
                        <a:solidFill>
                          <a:schemeClr val="tx1"/>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400">
                            <a:latin typeface="Times New Roman" pitchFamily="18" charset="0"/>
                          </a:endParaRPr>
                        </a:p>
                      </a:txBody>
                      <a:useSpRect/>
                    </a:txSp>
                  </a:sp>
                  <a:sp>
                    <a:nvSpPr>
                      <a:cNvPr id="47" name="Left Arrow 46"/>
                      <a:cNvSpPr/>
                    </a:nvSpPr>
                    <a:spPr>
                      <a:xfrm>
                        <a:off x="3200400" y="5638800"/>
                        <a:ext cx="609600" cy="381000"/>
                      </a:xfrm>
                      <a:prstGeom prst="left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Rounded Rectangle 48"/>
                      <a:cNvSpPr/>
                    </a:nvSpPr>
                    <a:spPr>
                      <a:xfrm>
                        <a:off x="5410200" y="5410200"/>
                        <a:ext cx="914400" cy="685800"/>
                      </a:xfrm>
                      <a:prstGeom prst="roundRect">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solidFill>
                                <a:schemeClr val="tx1"/>
                              </a:solidFill>
                              <a:latin typeface="Times New Roman" pitchFamily="18" charset="0"/>
                              <a:cs typeface="Times New Roman" pitchFamily="18" charset="0"/>
                            </a:rPr>
                            <a:t>Dc motor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Rounded Rectangle 49"/>
                      <a:cNvSpPr/>
                    </a:nvSpPr>
                    <a:spPr>
                      <a:xfrm>
                        <a:off x="2133600" y="5562600"/>
                        <a:ext cx="1066800" cy="609600"/>
                      </a:xfrm>
                      <a:prstGeom prst="roundRect">
                        <a:avLst/>
                      </a:prstGeom>
                      <a:solidFill>
                        <a:schemeClr val="bg1"/>
                      </a:solid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dirty="0" smtClean="0">
                              <a:solidFill>
                                <a:schemeClr val="tx1"/>
                              </a:solidFill>
                              <a:latin typeface="Times New Roman" pitchFamily="18" charset="0"/>
                              <a:cs typeface="Times New Roman" pitchFamily="18" charset="0"/>
                            </a:rPr>
                            <a:t>Dc motor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533400" y="3810001"/>
                        <a:ext cx="16764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Blynk</a:t>
                          </a:r>
                          <a:r>
                            <a:rPr lang="en-US" dirty="0" smtClean="0"/>
                            <a:t> application</a:t>
                          </a:r>
                          <a:endParaRPr lang="en-US" dirty="0"/>
                        </a:p>
                      </a:txBody>
                      <a:useSpRect/>
                    </a:txSp>
                  </a:sp>
                </lc:lockedCanvas>
              </a:graphicData>
            </a:graphic>
          </wp:inline>
        </w:drawing>
      </w:r>
    </w:p>
    <w:p w:rsidR="00EA7E41" w:rsidRDefault="00EA7E41" w:rsidP="006D04DD">
      <w:pPr>
        <w:rPr>
          <w:rFonts w:ascii="Times New Roman" w:hAnsi="Times New Roman"/>
          <w:sz w:val="28"/>
          <w:szCs w:val="28"/>
        </w:rPr>
      </w:pPr>
    </w:p>
    <w:p w:rsidR="006D04DD" w:rsidRPr="00E01645" w:rsidRDefault="006D04DD" w:rsidP="006D04DD">
      <w:pPr>
        <w:rPr>
          <w:rFonts w:ascii="Times New Roman" w:hAnsi="Times New Roman"/>
          <w:sz w:val="28"/>
          <w:szCs w:val="28"/>
        </w:rPr>
      </w:pPr>
      <w:r>
        <w:rPr>
          <w:rFonts w:ascii="Times New Roman" w:hAnsi="Times New Roman"/>
          <w:sz w:val="28"/>
          <w:szCs w:val="28"/>
        </w:rPr>
        <w:t>4.1 Introduction:</w:t>
      </w:r>
    </w:p>
    <w:p w:rsidR="006D04DD" w:rsidRDefault="006D04DD" w:rsidP="006D04DD">
      <w:pPr>
        <w:pStyle w:val="ListParagraph"/>
        <w:ind w:left="1125"/>
        <w:rPr>
          <w:rFonts w:cs="Times New Roman"/>
          <w:sz w:val="28"/>
          <w:szCs w:val="28"/>
        </w:rPr>
      </w:pPr>
    </w:p>
    <w:p w:rsidR="006D04DD" w:rsidRDefault="006D04DD" w:rsidP="006D04DD">
      <w:pPr>
        <w:rPr>
          <w:rFonts w:ascii="Times New Roman" w:hAnsi="Times New Roman"/>
          <w:b/>
          <w:sz w:val="32"/>
          <w:szCs w:val="32"/>
        </w:rPr>
      </w:pPr>
      <w:r>
        <w:rPr>
          <w:rFonts w:ascii="Times New Roman" w:hAnsi="Times New Roman"/>
          <w:b/>
          <w:sz w:val="32"/>
          <w:szCs w:val="32"/>
        </w:rPr>
        <w:t>Hardware components are</w:t>
      </w:r>
    </w:p>
    <w:p w:rsidR="006D04DD" w:rsidRDefault="006D04DD" w:rsidP="006D04DD">
      <w:pPr>
        <w:numPr>
          <w:ilvl w:val="0"/>
          <w:numId w:val="24"/>
        </w:numPr>
        <w:spacing w:line="360" w:lineRule="auto"/>
        <w:jc w:val="both"/>
        <w:rPr>
          <w:rFonts w:ascii="Times New Roman" w:hAnsi="Times New Roman"/>
          <w:sz w:val="24"/>
          <w:szCs w:val="24"/>
        </w:rPr>
      </w:pPr>
      <w:r>
        <w:rPr>
          <w:rFonts w:ascii="Times New Roman" w:hAnsi="Times New Roman"/>
          <w:sz w:val="24"/>
          <w:szCs w:val="24"/>
        </w:rPr>
        <w:t>Rechargeable battery.</w:t>
      </w:r>
    </w:p>
    <w:p w:rsidR="006D04DD" w:rsidRPr="00BE7AFB" w:rsidRDefault="006D04DD" w:rsidP="006D04DD">
      <w:pPr>
        <w:numPr>
          <w:ilvl w:val="0"/>
          <w:numId w:val="24"/>
        </w:numPr>
        <w:spacing w:line="360" w:lineRule="auto"/>
        <w:jc w:val="both"/>
        <w:rPr>
          <w:rFonts w:ascii="Times New Roman" w:hAnsi="Times New Roman"/>
          <w:sz w:val="24"/>
          <w:szCs w:val="24"/>
        </w:rPr>
      </w:pPr>
      <w:r>
        <w:rPr>
          <w:rFonts w:ascii="Times New Roman" w:hAnsi="Times New Roman"/>
          <w:sz w:val="24"/>
          <w:szCs w:val="24"/>
        </w:rPr>
        <w:t>Solar panel.</w:t>
      </w:r>
    </w:p>
    <w:p w:rsidR="006D04DD" w:rsidRDefault="006D04DD" w:rsidP="006D04DD">
      <w:pPr>
        <w:numPr>
          <w:ilvl w:val="0"/>
          <w:numId w:val="24"/>
        </w:numPr>
        <w:spacing w:line="360" w:lineRule="auto"/>
        <w:jc w:val="both"/>
        <w:rPr>
          <w:rFonts w:ascii="Times New Roman" w:hAnsi="Times New Roman"/>
          <w:sz w:val="24"/>
          <w:szCs w:val="24"/>
        </w:rPr>
      </w:pPr>
      <w:r>
        <w:rPr>
          <w:rFonts w:ascii="Times New Roman" w:hAnsi="Times New Roman"/>
          <w:sz w:val="24"/>
          <w:szCs w:val="24"/>
        </w:rPr>
        <w:t>Microcontroller (ESP32).</w:t>
      </w:r>
    </w:p>
    <w:p w:rsidR="006D04DD" w:rsidRPr="00F12CDF" w:rsidRDefault="006D04DD" w:rsidP="006D04DD">
      <w:pPr>
        <w:numPr>
          <w:ilvl w:val="0"/>
          <w:numId w:val="24"/>
        </w:numPr>
        <w:spacing w:line="360" w:lineRule="auto"/>
        <w:jc w:val="both"/>
        <w:rPr>
          <w:rFonts w:ascii="Times New Roman" w:hAnsi="Times New Roman"/>
          <w:sz w:val="24"/>
          <w:szCs w:val="24"/>
        </w:rPr>
      </w:pPr>
      <w:r>
        <w:rPr>
          <w:rFonts w:ascii="Times New Roman" w:hAnsi="Times New Roman"/>
          <w:sz w:val="24"/>
          <w:szCs w:val="24"/>
        </w:rPr>
        <w:t>Soil sensor.</w:t>
      </w:r>
    </w:p>
    <w:p w:rsidR="006D04DD" w:rsidRDefault="006D04DD" w:rsidP="006D04DD">
      <w:pPr>
        <w:numPr>
          <w:ilvl w:val="0"/>
          <w:numId w:val="24"/>
        </w:numPr>
        <w:spacing w:line="360" w:lineRule="auto"/>
        <w:jc w:val="both"/>
        <w:rPr>
          <w:rFonts w:ascii="Times New Roman" w:hAnsi="Times New Roman"/>
          <w:sz w:val="24"/>
          <w:szCs w:val="24"/>
        </w:rPr>
      </w:pPr>
      <w:r>
        <w:rPr>
          <w:rFonts w:ascii="Times New Roman" w:hAnsi="Times New Roman"/>
          <w:sz w:val="24"/>
          <w:szCs w:val="24"/>
        </w:rPr>
        <w:t>L293D motor drivers.</w:t>
      </w:r>
    </w:p>
    <w:p w:rsidR="006D04DD" w:rsidRDefault="006D04DD" w:rsidP="006D04DD">
      <w:pPr>
        <w:numPr>
          <w:ilvl w:val="0"/>
          <w:numId w:val="24"/>
        </w:numPr>
        <w:spacing w:line="360" w:lineRule="auto"/>
        <w:jc w:val="both"/>
        <w:rPr>
          <w:rFonts w:ascii="Times New Roman" w:hAnsi="Times New Roman"/>
          <w:sz w:val="24"/>
          <w:szCs w:val="24"/>
        </w:rPr>
      </w:pPr>
      <w:r>
        <w:rPr>
          <w:rFonts w:ascii="Times New Roman" w:hAnsi="Times New Roman"/>
          <w:sz w:val="24"/>
          <w:szCs w:val="24"/>
        </w:rPr>
        <w:t>DC motors.</w:t>
      </w:r>
    </w:p>
    <w:p w:rsidR="006D04DD" w:rsidRPr="00CD4DAD" w:rsidRDefault="006D04DD" w:rsidP="006D04DD">
      <w:pPr>
        <w:rPr>
          <w:rFonts w:ascii="Times New Roman" w:hAnsi="Times New Roman"/>
          <w:sz w:val="26"/>
          <w:szCs w:val="26"/>
        </w:rPr>
      </w:pPr>
      <w:r w:rsidRPr="00CD4DAD">
        <w:rPr>
          <w:rFonts w:ascii="Times New Roman" w:hAnsi="Times New Roman"/>
          <w:sz w:val="26"/>
          <w:szCs w:val="26"/>
        </w:rPr>
        <w:t>4.2 SOLAR PANEL:</w:t>
      </w:r>
    </w:p>
    <w:p w:rsidR="006D04DD" w:rsidRPr="00CD4DAD" w:rsidRDefault="006D04DD" w:rsidP="006D04DD">
      <w:pPr>
        <w:pStyle w:val="ListParagraph"/>
        <w:ind w:left="735"/>
        <w:rPr>
          <w:rFonts w:cs="Times New Roman"/>
          <w:sz w:val="26"/>
          <w:szCs w:val="26"/>
        </w:rPr>
      </w:pPr>
    </w:p>
    <w:p w:rsidR="006D04DD" w:rsidRPr="00B053DA" w:rsidRDefault="006D04DD" w:rsidP="006D04DD">
      <w:pPr>
        <w:rPr>
          <w:rFonts w:ascii="Times New Roman" w:hAnsi="Times New Roman"/>
          <w:sz w:val="24"/>
          <w:szCs w:val="24"/>
        </w:rPr>
      </w:pPr>
      <w:r w:rsidRPr="00B053DA">
        <w:rPr>
          <w:rFonts w:ascii="Times New Roman" w:hAnsi="Times New Roman"/>
          <w:sz w:val="24"/>
          <w:szCs w:val="24"/>
        </w:rPr>
        <w:t xml:space="preserve">Renewable energy is critical to our fight against climate change. We simply must shift our world to a low-carbon economy and away from oil and coal. </w:t>
      </w:r>
    </w:p>
    <w:p w:rsidR="006D04DD" w:rsidRPr="00B053DA" w:rsidRDefault="006D04DD" w:rsidP="006D04DD">
      <w:pPr>
        <w:rPr>
          <w:rFonts w:ascii="Times New Roman" w:hAnsi="Times New Roman"/>
          <w:sz w:val="24"/>
          <w:szCs w:val="24"/>
        </w:rPr>
      </w:pPr>
      <w:r w:rsidRPr="00B053DA">
        <w:rPr>
          <w:rFonts w:ascii="Times New Roman" w:hAnsi="Times New Roman"/>
          <w:sz w:val="24"/>
          <w:szCs w:val="24"/>
        </w:rPr>
        <w:t>Experts agree we need a substantial reduction in CO2 over the next 40-50 years and this means we need renewable energy to replace fossil fuels now.</w:t>
      </w:r>
    </w:p>
    <w:p w:rsidR="006D04DD" w:rsidRPr="00B053DA" w:rsidRDefault="006D04DD" w:rsidP="006D04DD">
      <w:pPr>
        <w:rPr>
          <w:rFonts w:ascii="Times New Roman" w:hAnsi="Times New Roman"/>
          <w:sz w:val="24"/>
          <w:szCs w:val="24"/>
        </w:rPr>
      </w:pPr>
      <w:r w:rsidRPr="00B053DA">
        <w:rPr>
          <w:rFonts w:ascii="Times New Roman" w:hAnsi="Times New Roman"/>
          <w:sz w:val="24"/>
          <w:szCs w:val="24"/>
        </w:rPr>
        <w:t>Presently, most of the energy what we are using is from non renewable sources like petrol, coal etc.., which are very limited.</w:t>
      </w:r>
    </w:p>
    <w:p w:rsidR="006D04DD" w:rsidRPr="00B053DA" w:rsidRDefault="006D04DD" w:rsidP="006D04DD">
      <w:pPr>
        <w:rPr>
          <w:rFonts w:ascii="Times New Roman" w:hAnsi="Times New Roman"/>
          <w:sz w:val="24"/>
          <w:szCs w:val="24"/>
        </w:rPr>
      </w:pPr>
      <w:r w:rsidRPr="00B053DA">
        <w:rPr>
          <w:rFonts w:ascii="Times New Roman" w:hAnsi="Times New Roman"/>
          <w:sz w:val="24"/>
          <w:szCs w:val="24"/>
        </w:rPr>
        <w:t xml:space="preserve">Apart from the non-renewable energy sources, renewable energy sources like wind energy, solar energy etc.., are used then we can save non-renewable sources for longer time. </w:t>
      </w:r>
    </w:p>
    <w:p w:rsidR="006D04DD" w:rsidRPr="00B053DA" w:rsidRDefault="006D04DD" w:rsidP="006D04DD">
      <w:pPr>
        <w:numPr>
          <w:ilvl w:val="0"/>
          <w:numId w:val="22"/>
        </w:numPr>
        <w:rPr>
          <w:rFonts w:ascii="Times New Roman" w:hAnsi="Times New Roman"/>
          <w:sz w:val="24"/>
          <w:szCs w:val="24"/>
        </w:rPr>
      </w:pPr>
      <w:r w:rsidRPr="00B053DA">
        <w:rPr>
          <w:rFonts w:ascii="Times New Roman" w:hAnsi="Times New Roman"/>
          <w:sz w:val="24"/>
          <w:szCs w:val="24"/>
        </w:rPr>
        <w:t xml:space="preserve">A solar cell (also called photovoltaic cell) is a solid state device that converts the energy of sunlight directly into electricity by the photovoltaic effect. </w:t>
      </w:r>
    </w:p>
    <w:p w:rsidR="006D04DD" w:rsidRPr="00B053DA" w:rsidRDefault="006D04DD" w:rsidP="006D04DD">
      <w:pPr>
        <w:numPr>
          <w:ilvl w:val="0"/>
          <w:numId w:val="22"/>
        </w:numPr>
        <w:rPr>
          <w:rFonts w:ascii="Times New Roman" w:hAnsi="Times New Roman"/>
          <w:sz w:val="24"/>
          <w:szCs w:val="24"/>
        </w:rPr>
      </w:pPr>
      <w:r w:rsidRPr="00B053DA">
        <w:rPr>
          <w:rFonts w:ascii="Times New Roman" w:hAnsi="Times New Roman"/>
          <w:sz w:val="24"/>
          <w:szCs w:val="24"/>
        </w:rPr>
        <w:t xml:space="preserve">Assemblies of cells are used to make solar modules, also known as solar panels. </w:t>
      </w:r>
    </w:p>
    <w:p w:rsidR="006D04DD" w:rsidRPr="00B053DA" w:rsidRDefault="006D04DD" w:rsidP="006D04DD">
      <w:pPr>
        <w:numPr>
          <w:ilvl w:val="0"/>
          <w:numId w:val="22"/>
        </w:numPr>
        <w:rPr>
          <w:rFonts w:ascii="Times New Roman" w:hAnsi="Times New Roman"/>
          <w:sz w:val="24"/>
          <w:szCs w:val="24"/>
        </w:rPr>
      </w:pPr>
      <w:r w:rsidRPr="00B053DA">
        <w:rPr>
          <w:rFonts w:ascii="Times New Roman" w:hAnsi="Times New Roman"/>
          <w:sz w:val="24"/>
          <w:szCs w:val="24"/>
        </w:rPr>
        <w:t>The energy generated from these solar modules, referred to as solar power, is an example of solar energy.</w:t>
      </w:r>
    </w:p>
    <w:p w:rsidR="006D04DD" w:rsidRPr="00B053DA" w:rsidRDefault="006D04DD" w:rsidP="006D04DD">
      <w:pPr>
        <w:jc w:val="center"/>
        <w:rPr>
          <w:rFonts w:ascii="Times New Roman" w:hAnsi="Times New Roman"/>
          <w:sz w:val="24"/>
          <w:szCs w:val="24"/>
        </w:rPr>
      </w:pPr>
      <w:r w:rsidRPr="00B053DA">
        <w:rPr>
          <w:rFonts w:ascii="Times New Roman" w:hAnsi="Times New Roman"/>
          <w:noProof/>
          <w:sz w:val="24"/>
          <w:szCs w:val="24"/>
        </w:rPr>
        <w:drawing>
          <wp:inline distT="0" distB="0" distL="0" distR="0">
            <wp:extent cx="2924175" cy="2063750"/>
            <wp:effectExtent l="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3"/>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4175" cy="20637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a:solidFill>
                          <a:miter lim="800000"/>
                          <a:headEnd/>
                          <a:tailEnd/>
                        </a14:hiddenLine>
                      </a:ext>
                    </a:extLst>
                  </pic:spPr>
                </pic:pic>
              </a:graphicData>
            </a:graphic>
          </wp:inline>
        </w:drawing>
      </w:r>
    </w:p>
    <w:p w:rsidR="006D04DD" w:rsidRPr="00B053DA" w:rsidRDefault="006D04DD" w:rsidP="006D04DD">
      <w:pPr>
        <w:numPr>
          <w:ilvl w:val="0"/>
          <w:numId w:val="23"/>
        </w:numPr>
        <w:rPr>
          <w:rFonts w:ascii="Times New Roman" w:hAnsi="Times New Roman"/>
          <w:sz w:val="24"/>
          <w:szCs w:val="24"/>
        </w:rPr>
      </w:pPr>
      <w:proofErr w:type="spellStart"/>
      <w:r w:rsidRPr="00B053DA">
        <w:rPr>
          <w:rFonts w:ascii="Times New Roman" w:hAnsi="Times New Roman"/>
          <w:sz w:val="24"/>
          <w:szCs w:val="24"/>
        </w:rPr>
        <w:t>AdvantagesThey</w:t>
      </w:r>
      <w:proofErr w:type="spellEnd"/>
      <w:r w:rsidRPr="00B053DA">
        <w:rPr>
          <w:rFonts w:ascii="Times New Roman" w:hAnsi="Times New Roman"/>
          <w:sz w:val="24"/>
          <w:szCs w:val="24"/>
        </w:rPr>
        <w:t xml:space="preserve"> have no moving parts and hence require little maintenance and work quite satisfactorily without any focusing device.</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It does not cause any environmental pollution like the fossil fuels and nuclear power.</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Solar cells last a longer time and have low running costs</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Low power consumption.</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Conservation of energy.</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Utilization of free available source of energy from sun</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Storage of energy into rechargeable battery.</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Stored energy is used for grass cutter.</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Motor automation.</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lastRenderedPageBreak/>
        <w:t>High efficiency can be achieved with relay switch.</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By using this project we can save more power. That is we can reduce the wastage of power.</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 xml:space="preserve">Here no need of man. The circuit itself checks the presence of vehicle and also checks weather </w:t>
      </w:r>
      <w:proofErr w:type="gramStart"/>
      <w:r w:rsidRPr="00B053DA">
        <w:rPr>
          <w:rFonts w:ascii="Times New Roman" w:hAnsi="Times New Roman"/>
          <w:sz w:val="24"/>
          <w:szCs w:val="24"/>
        </w:rPr>
        <w:t>it  is</w:t>
      </w:r>
      <w:proofErr w:type="gramEnd"/>
      <w:r w:rsidRPr="00B053DA">
        <w:rPr>
          <w:rFonts w:ascii="Times New Roman" w:hAnsi="Times New Roman"/>
          <w:sz w:val="24"/>
          <w:szCs w:val="24"/>
        </w:rPr>
        <w:t xml:space="preserve"> day or night time. Once we switch on the circuit it automatically performs all this actions without manual operation.</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 xml:space="preserve">At night time also whenever vehicle comes at that time only light brightness increases after few seconds it will come to normal position that is decreases light brightness. </w:t>
      </w:r>
    </w:p>
    <w:p w:rsidR="006D04DD" w:rsidRPr="00B053DA" w:rsidRDefault="006D04DD" w:rsidP="006D04DD">
      <w:pPr>
        <w:numPr>
          <w:ilvl w:val="0"/>
          <w:numId w:val="23"/>
        </w:numPr>
        <w:rPr>
          <w:rFonts w:ascii="Times New Roman" w:hAnsi="Times New Roman"/>
          <w:sz w:val="24"/>
          <w:szCs w:val="24"/>
        </w:rPr>
      </w:pPr>
      <w:r w:rsidRPr="00B053DA">
        <w:rPr>
          <w:rFonts w:ascii="Times New Roman" w:hAnsi="Times New Roman"/>
          <w:sz w:val="24"/>
          <w:szCs w:val="24"/>
        </w:rPr>
        <w:t xml:space="preserve">It is the most advantage of this project. For these all reasons in future this project may be used in all streets to save power. </w:t>
      </w:r>
    </w:p>
    <w:p w:rsidR="006D04DD" w:rsidRPr="00B053DA" w:rsidRDefault="006D04DD" w:rsidP="006D04DD"/>
    <w:p w:rsidR="006D04DD" w:rsidRDefault="006D04DD" w:rsidP="006D04DD">
      <w:pPr>
        <w:rPr>
          <w:rFonts w:ascii="Times New Roman" w:hAnsi="Times New Roman"/>
          <w:sz w:val="26"/>
          <w:szCs w:val="26"/>
        </w:rPr>
      </w:pPr>
      <w:r w:rsidRPr="00CD4DAD">
        <w:rPr>
          <w:rFonts w:ascii="Times New Roman" w:hAnsi="Times New Roman"/>
          <w:sz w:val="26"/>
          <w:szCs w:val="26"/>
        </w:rPr>
        <w:t>4.3 RECHARGEABLE BATTERY</w:t>
      </w:r>
      <w:r>
        <w:rPr>
          <w:rFonts w:ascii="Times New Roman" w:hAnsi="Times New Roman"/>
          <w:sz w:val="26"/>
          <w:szCs w:val="26"/>
        </w:rPr>
        <w:t>:</w:t>
      </w:r>
    </w:p>
    <w:p w:rsidR="006D04DD" w:rsidRPr="00CD4DAD" w:rsidRDefault="006D04DD" w:rsidP="006D04DD">
      <w:pPr>
        <w:rPr>
          <w:rFonts w:ascii="Times New Roman" w:hAnsi="Times New Roman"/>
          <w:sz w:val="26"/>
          <w:szCs w:val="26"/>
        </w:rPr>
      </w:pPr>
    </w:p>
    <w:p w:rsidR="006D04DD" w:rsidRPr="00CD4DAD" w:rsidRDefault="006D04DD" w:rsidP="006D04DD">
      <w:pPr>
        <w:pStyle w:val="NormalWeb"/>
        <w:shd w:val="clear" w:color="auto" w:fill="FFFFFF"/>
        <w:spacing w:before="120" w:beforeAutospacing="0" w:after="120" w:afterAutospacing="0" w:line="360" w:lineRule="auto"/>
        <w:jc w:val="both"/>
        <w:rPr>
          <w:color w:val="000000" w:themeColor="text1"/>
        </w:rPr>
      </w:pPr>
      <w:r w:rsidRPr="00CD4DAD">
        <w:rPr>
          <w:color w:val="000000" w:themeColor="text1"/>
        </w:rPr>
        <w:t>A </w:t>
      </w:r>
      <w:r w:rsidRPr="00CD4DAD">
        <w:rPr>
          <w:b/>
          <w:bCs/>
          <w:color w:val="000000" w:themeColor="text1"/>
        </w:rPr>
        <w:t>rechargeable battery</w:t>
      </w:r>
      <w:r w:rsidRPr="00CD4DAD">
        <w:rPr>
          <w:color w:val="000000" w:themeColor="text1"/>
        </w:rPr>
        <w:t>, </w:t>
      </w:r>
      <w:r w:rsidRPr="00CD4DAD">
        <w:rPr>
          <w:b/>
          <w:bCs/>
          <w:color w:val="000000" w:themeColor="text1"/>
        </w:rPr>
        <w:t>storage battery</w:t>
      </w:r>
      <w:r w:rsidRPr="00CD4DAD">
        <w:rPr>
          <w:color w:val="000000" w:themeColor="text1"/>
        </w:rPr>
        <w:t>, </w:t>
      </w:r>
      <w:r w:rsidRPr="00CD4DAD">
        <w:rPr>
          <w:b/>
          <w:bCs/>
          <w:color w:val="000000" w:themeColor="text1"/>
        </w:rPr>
        <w:t>secondary cell</w:t>
      </w:r>
      <w:r w:rsidRPr="00CD4DAD">
        <w:rPr>
          <w:color w:val="000000" w:themeColor="text1"/>
        </w:rPr>
        <w:t>, or </w:t>
      </w:r>
      <w:r w:rsidRPr="00CD4DAD">
        <w:rPr>
          <w:b/>
          <w:bCs/>
          <w:color w:val="000000" w:themeColor="text1"/>
        </w:rPr>
        <w:t>accumulator</w:t>
      </w:r>
      <w:r w:rsidRPr="00CD4DAD">
        <w:rPr>
          <w:color w:val="000000" w:themeColor="text1"/>
        </w:rPr>
        <w:t> is a type of </w:t>
      </w:r>
      <w:hyperlink r:id="rId25" w:tooltip="Electrical battery" w:history="1">
        <w:r w:rsidRPr="00CD4DAD">
          <w:rPr>
            <w:rStyle w:val="Hyperlink"/>
            <w:color w:val="000000" w:themeColor="text1"/>
          </w:rPr>
          <w:t>electrical battery</w:t>
        </w:r>
      </w:hyperlink>
      <w:r w:rsidRPr="00CD4DAD">
        <w:rPr>
          <w:color w:val="000000" w:themeColor="text1"/>
        </w:rPr>
        <w:t> which can be charged, discharged into a load, and recharged many times, as opposed to a disposable or </w:t>
      </w:r>
      <w:hyperlink r:id="rId26" w:tooltip="Primary battery" w:history="1">
        <w:r w:rsidRPr="00CD4DAD">
          <w:rPr>
            <w:rStyle w:val="Hyperlink"/>
            <w:color w:val="000000" w:themeColor="text1"/>
          </w:rPr>
          <w:t>primary battery</w:t>
        </w:r>
      </w:hyperlink>
      <w:r w:rsidRPr="00CD4DAD">
        <w:rPr>
          <w:color w:val="000000" w:themeColor="text1"/>
        </w:rPr>
        <w:t>, which is supplied fully charged and discarded after use. It is composed of one or more </w:t>
      </w:r>
      <w:hyperlink r:id="rId27" w:tooltip="Electrochemical cell" w:history="1">
        <w:r w:rsidRPr="00CD4DAD">
          <w:rPr>
            <w:rStyle w:val="Hyperlink"/>
            <w:color w:val="000000" w:themeColor="text1"/>
          </w:rPr>
          <w:t>electrochemical cells</w:t>
        </w:r>
      </w:hyperlink>
      <w:r w:rsidRPr="00CD4DAD">
        <w:rPr>
          <w:color w:val="000000" w:themeColor="text1"/>
        </w:rPr>
        <w:t>. The term "accumulator" is used as it </w:t>
      </w:r>
      <w:hyperlink r:id="rId28" w:tooltip="Accumulator (energy)" w:history="1">
        <w:r w:rsidRPr="00CD4DAD">
          <w:rPr>
            <w:rStyle w:val="Hyperlink"/>
            <w:color w:val="000000" w:themeColor="text1"/>
          </w:rPr>
          <w:t>accumulates</w:t>
        </w:r>
      </w:hyperlink>
      <w:r w:rsidRPr="00CD4DAD">
        <w:rPr>
          <w:color w:val="000000" w:themeColor="text1"/>
        </w:rPr>
        <w:t> and </w:t>
      </w:r>
      <w:hyperlink r:id="rId29" w:tooltip="Energy storage" w:history="1">
        <w:r w:rsidRPr="00CD4DAD">
          <w:rPr>
            <w:rStyle w:val="Hyperlink"/>
            <w:color w:val="000000" w:themeColor="text1"/>
          </w:rPr>
          <w:t>stores energy</w:t>
        </w:r>
      </w:hyperlink>
      <w:r w:rsidRPr="00CD4DAD">
        <w:rPr>
          <w:color w:val="000000" w:themeColor="text1"/>
        </w:rPr>
        <w:t> through a reversible </w:t>
      </w:r>
      <w:hyperlink r:id="rId30" w:tooltip="Electrochemical" w:history="1">
        <w:r w:rsidRPr="00CD4DAD">
          <w:rPr>
            <w:rStyle w:val="Hyperlink"/>
            <w:color w:val="000000" w:themeColor="text1"/>
          </w:rPr>
          <w:t>electrochemical</w:t>
        </w:r>
      </w:hyperlink>
      <w:r w:rsidRPr="00CD4DAD">
        <w:rPr>
          <w:color w:val="000000" w:themeColor="text1"/>
        </w:rPr>
        <w:t> </w:t>
      </w:r>
      <w:hyperlink r:id="rId31" w:tooltip="Chemical reaction" w:history="1">
        <w:r w:rsidRPr="00CD4DAD">
          <w:rPr>
            <w:rStyle w:val="Hyperlink"/>
            <w:color w:val="000000" w:themeColor="text1"/>
          </w:rPr>
          <w:t>reaction</w:t>
        </w:r>
      </w:hyperlink>
      <w:r w:rsidRPr="00CD4DAD">
        <w:rPr>
          <w:color w:val="000000" w:themeColor="text1"/>
        </w:rPr>
        <w:t>. Rechargeable batteries are produced in many different shapes and sizes, ranging from </w:t>
      </w:r>
      <w:hyperlink r:id="rId32" w:anchor="Rechargeable_variants" w:tooltip="Button cell" w:history="1">
        <w:r w:rsidRPr="00CD4DAD">
          <w:rPr>
            <w:rStyle w:val="Hyperlink"/>
            <w:color w:val="000000" w:themeColor="text1"/>
          </w:rPr>
          <w:t>button cells</w:t>
        </w:r>
      </w:hyperlink>
      <w:r w:rsidRPr="00CD4DAD">
        <w:rPr>
          <w:color w:val="000000" w:themeColor="text1"/>
        </w:rPr>
        <w:t> to megawatt systems connected to </w:t>
      </w:r>
      <w:hyperlink r:id="rId33" w:tooltip="Grid energy storage" w:history="1">
        <w:r w:rsidRPr="00CD4DAD">
          <w:rPr>
            <w:rStyle w:val="Hyperlink"/>
            <w:color w:val="000000" w:themeColor="text1"/>
          </w:rPr>
          <w:t>stabilize</w:t>
        </w:r>
      </w:hyperlink>
      <w:r w:rsidRPr="00CD4DAD">
        <w:rPr>
          <w:color w:val="000000" w:themeColor="text1"/>
        </w:rPr>
        <w:t> an </w:t>
      </w:r>
      <w:hyperlink r:id="rId34" w:tooltip="Electrical distribution network" w:history="1">
        <w:r w:rsidRPr="00CD4DAD">
          <w:rPr>
            <w:rStyle w:val="Hyperlink"/>
            <w:color w:val="000000" w:themeColor="text1"/>
          </w:rPr>
          <w:t>electrical distribution network</w:t>
        </w:r>
      </w:hyperlink>
      <w:r w:rsidRPr="00CD4DAD">
        <w:rPr>
          <w:color w:val="000000" w:themeColor="text1"/>
        </w:rPr>
        <w:t>. Several different combinations of </w:t>
      </w:r>
      <w:hyperlink r:id="rId35" w:tooltip="Electrode" w:history="1">
        <w:r w:rsidRPr="00CD4DAD">
          <w:rPr>
            <w:rStyle w:val="Hyperlink"/>
            <w:color w:val="000000" w:themeColor="text1"/>
          </w:rPr>
          <w:t>electrode</w:t>
        </w:r>
      </w:hyperlink>
      <w:r w:rsidRPr="00CD4DAD">
        <w:rPr>
          <w:color w:val="000000" w:themeColor="text1"/>
        </w:rPr>
        <w:t> </w:t>
      </w:r>
      <w:hyperlink r:id="rId36" w:tooltip="Material" w:history="1">
        <w:r w:rsidRPr="00CD4DAD">
          <w:rPr>
            <w:rStyle w:val="Hyperlink"/>
            <w:color w:val="000000" w:themeColor="text1"/>
          </w:rPr>
          <w:t>materials</w:t>
        </w:r>
      </w:hyperlink>
      <w:r w:rsidRPr="00CD4DAD">
        <w:rPr>
          <w:color w:val="000000" w:themeColor="text1"/>
        </w:rPr>
        <w:t> and </w:t>
      </w:r>
      <w:hyperlink r:id="rId37" w:tooltip="Electrolyte" w:history="1">
        <w:r w:rsidRPr="00CD4DAD">
          <w:rPr>
            <w:rStyle w:val="Hyperlink"/>
            <w:color w:val="000000" w:themeColor="text1"/>
          </w:rPr>
          <w:t>electrolytes</w:t>
        </w:r>
      </w:hyperlink>
      <w:r w:rsidRPr="00CD4DAD">
        <w:rPr>
          <w:color w:val="000000" w:themeColor="text1"/>
        </w:rPr>
        <w:t> are used, including </w:t>
      </w:r>
      <w:hyperlink r:id="rId38" w:tooltip="Lead–acid battery" w:history="1">
        <w:r w:rsidRPr="00CD4DAD">
          <w:rPr>
            <w:rStyle w:val="Hyperlink"/>
            <w:color w:val="000000" w:themeColor="text1"/>
          </w:rPr>
          <w:t>lead–acid</w:t>
        </w:r>
      </w:hyperlink>
      <w:r w:rsidRPr="00CD4DAD">
        <w:rPr>
          <w:color w:val="000000" w:themeColor="text1"/>
        </w:rPr>
        <w:t>, </w:t>
      </w:r>
      <w:hyperlink r:id="rId39" w:tooltip="Nickel–cadmium battery" w:history="1">
        <w:r w:rsidRPr="00CD4DAD">
          <w:rPr>
            <w:rStyle w:val="Hyperlink"/>
            <w:color w:val="000000" w:themeColor="text1"/>
          </w:rPr>
          <w:t>nickel–cadmium</w:t>
        </w:r>
      </w:hyperlink>
      <w:r w:rsidRPr="00CD4DAD">
        <w:rPr>
          <w:color w:val="000000" w:themeColor="text1"/>
        </w:rPr>
        <w:t> (</w:t>
      </w:r>
      <w:proofErr w:type="spellStart"/>
      <w:r w:rsidRPr="00CD4DAD">
        <w:rPr>
          <w:color w:val="000000" w:themeColor="text1"/>
        </w:rPr>
        <w:t>NiCd</w:t>
      </w:r>
      <w:proofErr w:type="spellEnd"/>
      <w:r w:rsidRPr="00CD4DAD">
        <w:rPr>
          <w:color w:val="000000" w:themeColor="text1"/>
        </w:rPr>
        <w:t>), </w:t>
      </w:r>
      <w:hyperlink r:id="rId40" w:tooltip="Nickel–metal hydride battery" w:history="1">
        <w:r w:rsidRPr="00CD4DAD">
          <w:rPr>
            <w:rStyle w:val="Hyperlink"/>
            <w:color w:val="000000" w:themeColor="text1"/>
          </w:rPr>
          <w:t>nickel–metal hydride</w:t>
        </w:r>
      </w:hyperlink>
      <w:r w:rsidRPr="00CD4DAD">
        <w:rPr>
          <w:color w:val="000000" w:themeColor="text1"/>
        </w:rPr>
        <w:t> (</w:t>
      </w:r>
      <w:proofErr w:type="spellStart"/>
      <w:r w:rsidRPr="00CD4DAD">
        <w:rPr>
          <w:color w:val="000000" w:themeColor="text1"/>
        </w:rPr>
        <w:t>NiMH</w:t>
      </w:r>
      <w:proofErr w:type="spellEnd"/>
      <w:r w:rsidRPr="00CD4DAD">
        <w:rPr>
          <w:color w:val="000000" w:themeColor="text1"/>
        </w:rPr>
        <w:t>), </w:t>
      </w:r>
      <w:hyperlink r:id="rId41" w:tooltip="Lithium-ion battery" w:history="1">
        <w:r w:rsidRPr="00CD4DAD">
          <w:rPr>
            <w:rStyle w:val="Hyperlink"/>
            <w:color w:val="000000" w:themeColor="text1"/>
          </w:rPr>
          <w:t>lithium-ion</w:t>
        </w:r>
      </w:hyperlink>
      <w:r w:rsidRPr="00CD4DAD">
        <w:rPr>
          <w:color w:val="000000" w:themeColor="text1"/>
        </w:rPr>
        <w:t> (Li-ion), and </w:t>
      </w:r>
      <w:hyperlink r:id="rId42" w:tooltip="Lithium polymer battery" w:history="1">
        <w:r w:rsidRPr="00CD4DAD">
          <w:rPr>
            <w:rStyle w:val="Hyperlink"/>
            <w:color w:val="000000" w:themeColor="text1"/>
          </w:rPr>
          <w:t>lithium-ion polymer</w:t>
        </w:r>
      </w:hyperlink>
      <w:r w:rsidRPr="00CD4DAD">
        <w:rPr>
          <w:color w:val="000000" w:themeColor="text1"/>
        </w:rPr>
        <w:t>(Li-ion polymer).</w:t>
      </w:r>
    </w:p>
    <w:p w:rsidR="006D04DD" w:rsidRPr="00CD4DAD" w:rsidRDefault="006D04DD" w:rsidP="006D04DD">
      <w:pPr>
        <w:pStyle w:val="NormalWeb"/>
        <w:shd w:val="clear" w:color="auto" w:fill="FFFFFF"/>
        <w:spacing w:before="120" w:beforeAutospacing="0" w:after="120" w:afterAutospacing="0" w:line="360" w:lineRule="auto"/>
        <w:jc w:val="both"/>
        <w:rPr>
          <w:color w:val="000000" w:themeColor="text1"/>
        </w:rPr>
      </w:pPr>
      <w:r w:rsidRPr="00CD4DAD">
        <w:rPr>
          <w:color w:val="000000" w:themeColor="text1"/>
        </w:rPr>
        <w:t>Rechargeable batteries typically initially cost more than disposable batteries, but have a much lower </w:t>
      </w:r>
      <w:hyperlink r:id="rId43" w:tooltip="Total cost of ownership" w:history="1">
        <w:r w:rsidRPr="00CD4DAD">
          <w:rPr>
            <w:rStyle w:val="Hyperlink"/>
            <w:color w:val="000000" w:themeColor="text1"/>
          </w:rPr>
          <w:t>total cost of ownership</w:t>
        </w:r>
      </w:hyperlink>
      <w:r w:rsidRPr="00CD4DAD">
        <w:rPr>
          <w:color w:val="000000" w:themeColor="text1"/>
        </w:rPr>
        <w:t> and </w:t>
      </w:r>
      <w:hyperlink r:id="rId44" w:tooltip="Environmental impact" w:history="1">
        <w:r w:rsidRPr="00CD4DAD">
          <w:rPr>
            <w:rStyle w:val="Hyperlink"/>
            <w:color w:val="000000" w:themeColor="text1"/>
          </w:rPr>
          <w:t>environmental impact</w:t>
        </w:r>
      </w:hyperlink>
      <w:r w:rsidRPr="00CD4DAD">
        <w:rPr>
          <w:color w:val="000000" w:themeColor="text1"/>
        </w:rPr>
        <w:t>, as they can be recharged inexpensively many times before they need replacing. Some rechargeable battery types are available in the same </w:t>
      </w:r>
      <w:hyperlink r:id="rId45" w:tooltip="List of battery sizes" w:history="1">
        <w:r w:rsidRPr="00CD4DAD">
          <w:rPr>
            <w:rStyle w:val="Hyperlink"/>
            <w:color w:val="000000" w:themeColor="text1"/>
          </w:rPr>
          <w:t>sizes</w:t>
        </w:r>
      </w:hyperlink>
      <w:r w:rsidRPr="00CD4DAD">
        <w:rPr>
          <w:color w:val="000000" w:themeColor="text1"/>
        </w:rPr>
        <w:t> and voltages as disposable types, and can be used interchangeably with them.</w:t>
      </w:r>
      <w:r w:rsidRPr="00CD4DAD">
        <w:rPr>
          <w:noProof/>
          <w:color w:val="000000" w:themeColor="text1"/>
        </w:rPr>
        <w:drawing>
          <wp:inline distT="0" distB="0" distL="0" distR="0">
            <wp:extent cx="2095500" cy="1971675"/>
            <wp:effectExtent l="0" t="0" r="0" b="9525"/>
            <wp:docPr id="5" name="Picture 3" descr="https://upload.wikimedia.org/wikipedia/commons/thumb/4/47/Nokia_Battery_Hologram.jpg/220px-Nokia_Battery_Hol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7/Nokia_Battery_Hologram.jpg/220px-Nokia_Battery_Hologram.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1971675"/>
                    </a:xfrm>
                    <a:prstGeom prst="rect">
                      <a:avLst/>
                    </a:prstGeom>
                    <a:noFill/>
                    <a:ln>
                      <a:noFill/>
                    </a:ln>
                  </pic:spPr>
                </pic:pic>
              </a:graphicData>
            </a:graphic>
          </wp:inline>
        </w:drawing>
      </w:r>
    </w:p>
    <w:p w:rsidR="006D04DD" w:rsidRPr="00CD4DAD" w:rsidRDefault="006D04DD" w:rsidP="006D04DD">
      <w:pPr>
        <w:pStyle w:val="NormalWeb"/>
        <w:shd w:val="clear" w:color="auto" w:fill="FFFFFF"/>
        <w:spacing w:before="120" w:beforeAutospacing="0" w:after="120" w:afterAutospacing="0" w:line="360" w:lineRule="auto"/>
        <w:jc w:val="both"/>
        <w:rPr>
          <w:b/>
          <w:color w:val="000000" w:themeColor="text1"/>
        </w:rPr>
      </w:pPr>
      <w:proofErr w:type="spellStart"/>
      <w:r w:rsidRPr="00CD4DAD">
        <w:rPr>
          <w:color w:val="000000" w:themeColor="text1"/>
          <w:shd w:val="clear" w:color="auto" w:fill="F8F9FA"/>
        </w:rPr>
        <w:t>Fig</w:t>
      </w:r>
      <w:proofErr w:type="gramStart"/>
      <w:r w:rsidRPr="00CD4DAD">
        <w:rPr>
          <w:color w:val="000000" w:themeColor="text1"/>
          <w:shd w:val="clear" w:color="auto" w:fill="F8F9FA"/>
        </w:rPr>
        <w:t>:A</w:t>
      </w:r>
      <w:proofErr w:type="spellEnd"/>
      <w:proofErr w:type="gramEnd"/>
      <w:r w:rsidRPr="00CD4DAD">
        <w:rPr>
          <w:color w:val="000000" w:themeColor="text1"/>
          <w:shd w:val="clear" w:color="auto" w:fill="F8F9FA"/>
        </w:rPr>
        <w:t xml:space="preserve"> rechargeable </w:t>
      </w:r>
      <w:r w:rsidRPr="00CD4DAD">
        <w:rPr>
          <w:color w:val="000000" w:themeColor="text1"/>
        </w:rPr>
        <w:t>polymer mobile</w:t>
      </w:r>
      <w:r w:rsidRPr="00CD4DAD">
        <w:rPr>
          <w:color w:val="000000" w:themeColor="text1"/>
          <w:shd w:val="clear" w:color="auto" w:fill="F8F9FA"/>
        </w:rPr>
        <w:t> battery</w:t>
      </w:r>
    </w:p>
    <w:p w:rsidR="006D04DD" w:rsidRDefault="006D04DD" w:rsidP="006D04DD">
      <w:pPr>
        <w:rPr>
          <w:rFonts w:ascii="Times New Roman" w:hAnsi="Times New Roman"/>
          <w:sz w:val="26"/>
          <w:szCs w:val="26"/>
        </w:rPr>
      </w:pPr>
      <w:r w:rsidRPr="00CD4DAD">
        <w:rPr>
          <w:rFonts w:ascii="Times New Roman" w:hAnsi="Times New Roman"/>
          <w:sz w:val="26"/>
          <w:szCs w:val="26"/>
        </w:rPr>
        <w:lastRenderedPageBreak/>
        <w:t>Charging and discharging</w:t>
      </w:r>
      <w:r>
        <w:rPr>
          <w:rFonts w:ascii="Times New Roman" w:hAnsi="Times New Roman"/>
          <w:sz w:val="26"/>
          <w:szCs w:val="26"/>
        </w:rPr>
        <w:t>:</w:t>
      </w:r>
    </w:p>
    <w:p w:rsidR="006D04DD" w:rsidRPr="00CD4DAD" w:rsidRDefault="006D04DD" w:rsidP="006D04DD">
      <w:pPr>
        <w:rPr>
          <w:rFonts w:ascii="Times New Roman" w:hAnsi="Times New Roman"/>
          <w:sz w:val="26"/>
          <w:szCs w:val="26"/>
        </w:rPr>
      </w:pP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rPr>
      </w:pPr>
      <w:r w:rsidRPr="00ED0D47">
        <w:rPr>
          <w:color w:val="000000" w:themeColor="text1"/>
        </w:rPr>
        <w:t>During charging, the positive active material is </w:t>
      </w:r>
      <w:hyperlink r:id="rId47" w:tooltip="Oxidized" w:history="1">
        <w:r w:rsidRPr="00ED0D47">
          <w:rPr>
            <w:rStyle w:val="Hyperlink"/>
            <w:color w:val="000000" w:themeColor="text1"/>
          </w:rPr>
          <w:t>oxidized</w:t>
        </w:r>
      </w:hyperlink>
      <w:r w:rsidRPr="00ED0D47">
        <w:rPr>
          <w:color w:val="000000" w:themeColor="text1"/>
        </w:rPr>
        <w:t>, producing </w:t>
      </w:r>
      <w:hyperlink r:id="rId48" w:tooltip="Electron" w:history="1">
        <w:r w:rsidRPr="00ED0D47">
          <w:rPr>
            <w:rStyle w:val="Hyperlink"/>
            <w:color w:val="000000" w:themeColor="text1"/>
          </w:rPr>
          <w:t>electrons</w:t>
        </w:r>
      </w:hyperlink>
      <w:r w:rsidRPr="00ED0D47">
        <w:rPr>
          <w:color w:val="000000" w:themeColor="text1"/>
        </w:rPr>
        <w:t>, and the negative material is </w:t>
      </w:r>
      <w:hyperlink r:id="rId49" w:tooltip="Redox" w:history="1">
        <w:r w:rsidRPr="00ED0D47">
          <w:rPr>
            <w:rStyle w:val="Hyperlink"/>
            <w:color w:val="000000" w:themeColor="text1"/>
          </w:rPr>
          <w:t>reduced</w:t>
        </w:r>
      </w:hyperlink>
      <w:r w:rsidRPr="00ED0D47">
        <w:rPr>
          <w:color w:val="000000" w:themeColor="text1"/>
        </w:rPr>
        <w:t>, consuming electrons. These electrons constitute the </w:t>
      </w:r>
      <w:hyperlink r:id="rId50" w:tooltip="Electric current" w:history="1">
        <w:r w:rsidRPr="00ED0D47">
          <w:rPr>
            <w:rStyle w:val="Hyperlink"/>
            <w:color w:val="000000" w:themeColor="text1"/>
          </w:rPr>
          <w:t>current</w:t>
        </w:r>
      </w:hyperlink>
      <w:r w:rsidRPr="00ED0D47">
        <w:rPr>
          <w:color w:val="000000" w:themeColor="text1"/>
        </w:rPr>
        <w:t> flow in the external </w:t>
      </w:r>
      <w:hyperlink r:id="rId51" w:tooltip="Electrical network" w:history="1">
        <w:r w:rsidRPr="00ED0D47">
          <w:rPr>
            <w:rStyle w:val="Hyperlink"/>
            <w:color w:val="000000" w:themeColor="text1"/>
          </w:rPr>
          <w:t>circuit</w:t>
        </w:r>
      </w:hyperlink>
      <w:r w:rsidRPr="00ED0D47">
        <w:rPr>
          <w:color w:val="000000" w:themeColor="text1"/>
        </w:rPr>
        <w:t>. The </w:t>
      </w:r>
      <w:hyperlink r:id="rId52" w:tooltip="Electrolyte" w:history="1">
        <w:r w:rsidRPr="00ED0D47">
          <w:rPr>
            <w:rStyle w:val="Hyperlink"/>
            <w:color w:val="000000" w:themeColor="text1"/>
          </w:rPr>
          <w:t>electrolyte</w:t>
        </w:r>
      </w:hyperlink>
      <w:r w:rsidRPr="00ED0D47">
        <w:rPr>
          <w:color w:val="000000" w:themeColor="text1"/>
        </w:rPr>
        <w:t> may serve as a simple buffer for internal </w:t>
      </w:r>
      <w:hyperlink r:id="rId53" w:tooltip="Ion" w:history="1">
        <w:r w:rsidRPr="00ED0D47">
          <w:rPr>
            <w:rStyle w:val="Hyperlink"/>
            <w:color w:val="000000" w:themeColor="text1"/>
          </w:rPr>
          <w:t>ion</w:t>
        </w:r>
      </w:hyperlink>
      <w:r w:rsidRPr="00ED0D47">
        <w:rPr>
          <w:color w:val="000000" w:themeColor="text1"/>
        </w:rPr>
        <w:t> flow between the </w:t>
      </w:r>
      <w:hyperlink r:id="rId54" w:tooltip="Electrode" w:history="1">
        <w:r w:rsidRPr="00ED0D47">
          <w:rPr>
            <w:rStyle w:val="Hyperlink"/>
            <w:color w:val="000000" w:themeColor="text1"/>
          </w:rPr>
          <w:t>electrodes</w:t>
        </w:r>
      </w:hyperlink>
      <w:r w:rsidRPr="00ED0D47">
        <w:rPr>
          <w:color w:val="000000" w:themeColor="text1"/>
        </w:rPr>
        <w:t>, as in </w:t>
      </w:r>
      <w:hyperlink r:id="rId55" w:tooltip="Lithium-ion battery" w:history="1">
        <w:r w:rsidRPr="00ED0D47">
          <w:rPr>
            <w:rStyle w:val="Hyperlink"/>
            <w:color w:val="000000" w:themeColor="text1"/>
          </w:rPr>
          <w:t>lithium-ion</w:t>
        </w:r>
      </w:hyperlink>
      <w:r w:rsidRPr="00ED0D47">
        <w:rPr>
          <w:color w:val="000000" w:themeColor="text1"/>
        </w:rPr>
        <w:t> and </w:t>
      </w:r>
      <w:hyperlink r:id="rId56" w:tooltip="Nickel-cadmium battery" w:history="1">
        <w:r w:rsidRPr="00ED0D47">
          <w:rPr>
            <w:rStyle w:val="Hyperlink"/>
            <w:color w:val="000000" w:themeColor="text1"/>
          </w:rPr>
          <w:t>nickel-cadmium</w:t>
        </w:r>
      </w:hyperlink>
      <w:r w:rsidRPr="00ED0D47">
        <w:rPr>
          <w:color w:val="000000" w:themeColor="text1"/>
        </w:rPr>
        <w:t> cells, or it may be an active participant in the </w:t>
      </w:r>
      <w:hyperlink r:id="rId57" w:tooltip="Electrochemical" w:history="1">
        <w:r w:rsidRPr="00ED0D47">
          <w:rPr>
            <w:rStyle w:val="Hyperlink"/>
            <w:color w:val="000000" w:themeColor="text1"/>
          </w:rPr>
          <w:t>electrochemical</w:t>
        </w:r>
      </w:hyperlink>
      <w:r w:rsidRPr="00ED0D47">
        <w:rPr>
          <w:color w:val="000000" w:themeColor="text1"/>
        </w:rPr>
        <w:t> reaction, as in </w:t>
      </w:r>
      <w:hyperlink r:id="rId58" w:tooltip="Lead–acid battery" w:history="1">
        <w:r w:rsidRPr="00ED0D47">
          <w:rPr>
            <w:rStyle w:val="Hyperlink"/>
            <w:color w:val="000000" w:themeColor="text1"/>
          </w:rPr>
          <w:t>lead–</w:t>
        </w:r>
        <w:proofErr w:type="spellStart"/>
        <w:r w:rsidRPr="00ED0D47">
          <w:rPr>
            <w:rStyle w:val="Hyperlink"/>
            <w:color w:val="000000" w:themeColor="text1"/>
          </w:rPr>
          <w:t>acid</w:t>
        </w:r>
      </w:hyperlink>
      <w:r w:rsidRPr="00ED0D47">
        <w:rPr>
          <w:color w:val="000000" w:themeColor="text1"/>
        </w:rPr>
        <w:t>cells</w:t>
      </w:r>
      <w:proofErr w:type="spellEnd"/>
      <w:r w:rsidRPr="00ED0D47">
        <w:rPr>
          <w:color w:val="000000" w:themeColor="text1"/>
        </w:rPr>
        <w:t>.</w:t>
      </w: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rPr>
      </w:pPr>
      <w:r w:rsidRPr="00ED0D47">
        <w:rPr>
          <w:color w:val="000000" w:themeColor="text1"/>
        </w:rPr>
        <w:t>The energy used to charge rechargeable batteries usually comes from a </w:t>
      </w:r>
      <w:hyperlink r:id="rId59" w:tooltip="Battery charger" w:history="1">
        <w:r w:rsidRPr="00ED0D47">
          <w:rPr>
            <w:rStyle w:val="Hyperlink"/>
            <w:color w:val="000000" w:themeColor="text1"/>
          </w:rPr>
          <w:t>battery charger</w:t>
        </w:r>
      </w:hyperlink>
      <w:r w:rsidRPr="00ED0D47">
        <w:rPr>
          <w:color w:val="000000" w:themeColor="text1"/>
        </w:rPr>
        <w:t> using AC </w:t>
      </w:r>
      <w:hyperlink r:id="rId60" w:tooltip="Mains electricity" w:history="1">
        <w:r w:rsidRPr="00ED0D47">
          <w:rPr>
            <w:rStyle w:val="Hyperlink"/>
            <w:color w:val="000000" w:themeColor="text1"/>
          </w:rPr>
          <w:t>mains electricity</w:t>
        </w:r>
      </w:hyperlink>
      <w:r w:rsidRPr="00ED0D47">
        <w:rPr>
          <w:color w:val="000000" w:themeColor="text1"/>
        </w:rPr>
        <w:t>, although some are equipped to use a vehicle's 12-volt DC power outlet. The voltage of the source must be higher than that of the battery to force current to flow into it, but not too much higher or the battery may be damaged.</w:t>
      </w: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rPr>
      </w:pPr>
      <w:r w:rsidRPr="00ED0D47">
        <w:rPr>
          <w:color w:val="000000" w:themeColor="text1"/>
        </w:rPr>
        <w:t>Chargers take from a few minutes to several hours to charge a battery. Slow "dumb" chargers without voltage or temperature-sensing capabilities will charge at a low rate, typically taking 14 hours or more to reach a full charge. Rapid chargers can typically charge cells in two to five hours, depending on the model, with the fastest taking as little as fifteen minutes. Fast chargers must have multiple ways of detecting when a cell reaches full charge (change in terminal voltage, temperature, etc.) to stop charging before harmful overcharging or overheating occurs. The fastest chargers often incorporate cooling fans to keep the cells from overheating. Battery packs intended for rapid charging may include a temperature sensor that the charger uses to protect the pack; the sensor will have one or more additional electrical contacts.</w:t>
      </w: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rPr>
      </w:pPr>
      <w:r w:rsidRPr="00ED0D47">
        <w:rPr>
          <w:color w:val="000000" w:themeColor="text1"/>
        </w:rPr>
        <w:t>Different battery chemistries require different charging schemes. For example, some battery types can be safely recharged from a constant voltage source. Other types need to be charged with a regulated current source that tapers as the battery reaches fully charged voltage. Charging a battery incorrectly can damage a battery; in extreme cases, batteries can overheat, catch fire, or explosively vent their contents.</w:t>
      </w:r>
    </w:p>
    <w:p w:rsidR="006D04DD" w:rsidRPr="00ED0D47" w:rsidRDefault="006D04DD" w:rsidP="006D04DD">
      <w:pPr>
        <w:pStyle w:val="Heading3"/>
        <w:shd w:val="clear" w:color="auto" w:fill="FFFFFF"/>
        <w:spacing w:before="72" w:line="360" w:lineRule="auto"/>
        <w:jc w:val="both"/>
        <w:rPr>
          <w:rFonts w:ascii="Times New Roman" w:hAnsi="Times New Roman" w:cs="Times New Roman"/>
          <w:color w:val="000000" w:themeColor="text1"/>
        </w:rPr>
      </w:pPr>
      <w:r w:rsidRPr="00ED0D47">
        <w:rPr>
          <w:rStyle w:val="mw-headline"/>
          <w:rFonts w:ascii="Times New Roman" w:hAnsi="Times New Roman" w:cs="Times New Roman"/>
          <w:color w:val="000000" w:themeColor="text1"/>
        </w:rPr>
        <w:t>Rate of discharge</w:t>
      </w: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rPr>
      </w:pPr>
      <w:r w:rsidRPr="00ED0D47">
        <w:rPr>
          <w:noProof/>
          <w:color w:val="000000" w:themeColor="text1"/>
        </w:rPr>
        <w:drawing>
          <wp:inline distT="0" distB="0" distL="0" distR="0">
            <wp:extent cx="2209800" cy="1933575"/>
            <wp:effectExtent l="0" t="0" r="0" b="9525"/>
            <wp:docPr id="6" name="Picture 2" descr="https://upload.wikimedia.org/wikipedia/commons/thumb/8/88/Secondary_Cell_Diagram.svg/232px-Secondary_Cell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8/Secondary_Cell_Diagram.svg/232px-Secondary_Cell_Diagram.svg.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9800" cy="1933575"/>
                    </a:xfrm>
                    <a:prstGeom prst="rect">
                      <a:avLst/>
                    </a:prstGeom>
                    <a:noFill/>
                    <a:ln>
                      <a:noFill/>
                    </a:ln>
                  </pic:spPr>
                </pic:pic>
              </a:graphicData>
            </a:graphic>
          </wp:inline>
        </w:drawing>
      </w: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shd w:val="clear" w:color="auto" w:fill="F8F9FA"/>
        </w:rPr>
      </w:pPr>
      <w:r>
        <w:rPr>
          <w:color w:val="000000" w:themeColor="text1"/>
          <w:shd w:val="clear" w:color="auto" w:fill="F8F9FA"/>
        </w:rPr>
        <w:t xml:space="preserve">Fig: </w:t>
      </w:r>
      <w:r w:rsidRPr="00ED0D47">
        <w:rPr>
          <w:color w:val="000000" w:themeColor="text1"/>
          <w:shd w:val="clear" w:color="auto" w:fill="F8F9FA"/>
        </w:rPr>
        <w:t>Diagram of the charging of a secondary cell or battery.</w:t>
      </w: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rPr>
      </w:pPr>
      <w:r w:rsidRPr="00ED0D47">
        <w:rPr>
          <w:color w:val="000000" w:themeColor="text1"/>
        </w:rPr>
        <w:lastRenderedPageBreak/>
        <w:t>Battery charging and discharging rates are often discussed by referencing a "C" rate of current. The C rate is that which would theoretically fully charge or discharge the battery in one hour. For example, </w:t>
      </w:r>
      <w:hyperlink r:id="rId62" w:tooltip="Trickle charging" w:history="1">
        <w:r w:rsidRPr="00ED0D47">
          <w:rPr>
            <w:rStyle w:val="Hyperlink"/>
            <w:color w:val="000000" w:themeColor="text1"/>
          </w:rPr>
          <w:t>trickle charging</w:t>
        </w:r>
      </w:hyperlink>
      <w:r w:rsidRPr="00ED0D47">
        <w:rPr>
          <w:color w:val="000000" w:themeColor="text1"/>
        </w:rPr>
        <w:t> might be performed at C/20 (or a "20 hour" rate), while typical charging and discharging may occur at C/2 (two hours for full capacity). The available capacity of electrochemical cells varies depending on the discharge rate. Some energy is lost in the internal resistance of cell components (plates, electrolyte, interconnections), and the rate of discharge is limited by the speed at which chemicals in the cell can move about. For lead-acid cells, the relationship between time and discharge rate is described by </w:t>
      </w:r>
      <w:proofErr w:type="spellStart"/>
      <w:r w:rsidR="009B7380">
        <w:fldChar w:fldCharType="begin"/>
      </w:r>
      <w:r w:rsidR="009B7380">
        <w:instrText>HYPERLINK "https://en.wikipedia.org/wiki/Peukert%27s_law" \o "Peukert's law"</w:instrText>
      </w:r>
      <w:r w:rsidR="009B7380">
        <w:fldChar w:fldCharType="separate"/>
      </w:r>
      <w:r w:rsidRPr="00ED0D47">
        <w:rPr>
          <w:rStyle w:val="Hyperlink"/>
          <w:color w:val="000000" w:themeColor="text1"/>
        </w:rPr>
        <w:t>Peukert's</w:t>
      </w:r>
      <w:proofErr w:type="spellEnd"/>
      <w:r w:rsidRPr="00ED0D47">
        <w:rPr>
          <w:rStyle w:val="Hyperlink"/>
          <w:color w:val="000000" w:themeColor="text1"/>
        </w:rPr>
        <w:t xml:space="preserve"> law</w:t>
      </w:r>
      <w:r w:rsidR="009B7380">
        <w:fldChar w:fldCharType="end"/>
      </w:r>
      <w:r w:rsidRPr="00ED0D47">
        <w:rPr>
          <w:color w:val="000000" w:themeColor="text1"/>
        </w:rPr>
        <w:t>; a lead-acid cell that can no longer sustain a usable terminal voltage at a high current may still have usable capacity, if discharged at a much lower rate. Data sheets for rechargeable cells often list the discharge capacity on 8-hour or 20-hour or other stated time; cells for </w:t>
      </w:r>
      <w:hyperlink r:id="rId63" w:tooltip="Uninterruptible power supply" w:history="1">
        <w:r w:rsidRPr="00ED0D47">
          <w:rPr>
            <w:rStyle w:val="Hyperlink"/>
            <w:color w:val="000000" w:themeColor="text1"/>
          </w:rPr>
          <w:t>uninterruptible power supply</w:t>
        </w:r>
      </w:hyperlink>
      <w:r w:rsidRPr="00ED0D47">
        <w:rPr>
          <w:color w:val="000000" w:themeColor="text1"/>
        </w:rPr>
        <w:t> systems may be rated at 15 minute discharge.</w:t>
      </w: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rPr>
      </w:pPr>
      <w:r w:rsidRPr="00ED0D47">
        <w:rPr>
          <w:color w:val="000000" w:themeColor="text1"/>
        </w:rPr>
        <w:t>The terminal voltage of the battery is not constant during charging and discharging. Some types have relatively constant voltage during discharge over much of their capacity. Non-rechargeable alkaline and </w:t>
      </w:r>
      <w:hyperlink r:id="rId64" w:tooltip="Zinc–carbon cell" w:history="1">
        <w:r w:rsidRPr="00ED0D47">
          <w:rPr>
            <w:rStyle w:val="Hyperlink"/>
            <w:color w:val="000000" w:themeColor="text1"/>
          </w:rPr>
          <w:t>zinc–carbon cells</w:t>
        </w:r>
      </w:hyperlink>
      <w:r w:rsidRPr="00ED0D47">
        <w:rPr>
          <w:color w:val="000000" w:themeColor="text1"/>
        </w:rPr>
        <w:t xml:space="preserve"> output 1.5V when new, but this voltage drops with use. Most </w:t>
      </w:r>
      <w:proofErr w:type="spellStart"/>
      <w:r w:rsidRPr="00ED0D47">
        <w:rPr>
          <w:color w:val="000000" w:themeColor="text1"/>
        </w:rPr>
        <w:t>NiMH</w:t>
      </w:r>
      <w:proofErr w:type="spellEnd"/>
      <w:r w:rsidRPr="00ED0D47">
        <w:rPr>
          <w:color w:val="000000" w:themeColor="text1"/>
        </w:rPr>
        <w:t> </w:t>
      </w:r>
      <w:hyperlink r:id="rId65" w:tooltip="AA battery" w:history="1">
        <w:r w:rsidRPr="00ED0D47">
          <w:rPr>
            <w:rStyle w:val="Hyperlink"/>
            <w:color w:val="000000" w:themeColor="text1"/>
          </w:rPr>
          <w:t>AA</w:t>
        </w:r>
      </w:hyperlink>
      <w:r w:rsidRPr="00ED0D47">
        <w:rPr>
          <w:color w:val="000000" w:themeColor="text1"/>
        </w:rPr>
        <w:t> and </w:t>
      </w:r>
      <w:hyperlink r:id="rId66" w:tooltip="AAA cell" w:history="1">
        <w:r w:rsidRPr="00ED0D47">
          <w:rPr>
            <w:rStyle w:val="Hyperlink"/>
            <w:color w:val="000000" w:themeColor="text1"/>
          </w:rPr>
          <w:t>AAA cells</w:t>
        </w:r>
      </w:hyperlink>
      <w:r w:rsidRPr="00ED0D47">
        <w:rPr>
          <w:color w:val="000000" w:themeColor="text1"/>
        </w:rPr>
        <w:t> are rated at 1.2 V, but have a flatter </w:t>
      </w:r>
      <w:hyperlink r:id="rId67" w:tooltip="Discharge curve (page does not exist)" w:history="1">
        <w:r w:rsidRPr="00ED0D47">
          <w:rPr>
            <w:rStyle w:val="Hyperlink"/>
            <w:color w:val="000000" w:themeColor="text1"/>
          </w:rPr>
          <w:t>discharge curve</w:t>
        </w:r>
      </w:hyperlink>
      <w:r w:rsidRPr="00ED0D47">
        <w:rPr>
          <w:color w:val="000000" w:themeColor="text1"/>
        </w:rPr>
        <w:t xml:space="preserve"> than </w:t>
      </w:r>
      <w:proofErr w:type="spellStart"/>
      <w:r w:rsidRPr="00ED0D47">
        <w:rPr>
          <w:color w:val="000000" w:themeColor="text1"/>
        </w:rPr>
        <w:t>alkalines</w:t>
      </w:r>
      <w:proofErr w:type="spellEnd"/>
      <w:r w:rsidRPr="00ED0D47">
        <w:rPr>
          <w:color w:val="000000" w:themeColor="text1"/>
        </w:rPr>
        <w:t xml:space="preserve"> and can usually be used in equipment designed to use </w:t>
      </w:r>
      <w:hyperlink r:id="rId68" w:tooltip="Alkaline batteries" w:history="1">
        <w:r w:rsidRPr="00ED0D47">
          <w:rPr>
            <w:rStyle w:val="Hyperlink"/>
            <w:color w:val="000000" w:themeColor="text1"/>
          </w:rPr>
          <w:t>alkaline batteries</w:t>
        </w:r>
      </w:hyperlink>
      <w:r w:rsidRPr="00ED0D47">
        <w:rPr>
          <w:color w:val="000000" w:themeColor="text1"/>
        </w:rPr>
        <w:t>.</w:t>
      </w: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rPr>
      </w:pPr>
      <w:r w:rsidRPr="00ED0D47">
        <w:rPr>
          <w:color w:val="000000" w:themeColor="text1"/>
        </w:rPr>
        <w:t>Battery manufacturers' technical notes often refer to voltage per cell (VPC) for the individual cells that make up the battery. For example, to charge a 12 V lead-acid battery (containing 6 cells of 2 V each) at 2.3 VPC requires a voltage of 13.8 V across the battery's terminals.</w:t>
      </w:r>
    </w:p>
    <w:p w:rsidR="006D04DD" w:rsidRPr="00ED0D47" w:rsidRDefault="006D04DD" w:rsidP="006D04DD">
      <w:pPr>
        <w:pStyle w:val="NormalWeb"/>
        <w:shd w:val="clear" w:color="auto" w:fill="FFFFFF"/>
        <w:spacing w:before="120" w:beforeAutospacing="0" w:after="120" w:afterAutospacing="0" w:line="360" w:lineRule="auto"/>
        <w:jc w:val="both"/>
        <w:rPr>
          <w:color w:val="000000" w:themeColor="text1"/>
        </w:rPr>
      </w:pPr>
    </w:p>
    <w:p w:rsidR="006D04DD" w:rsidRDefault="006D04DD" w:rsidP="006D04DD">
      <w:pPr>
        <w:jc w:val="both"/>
        <w:rPr>
          <w:rFonts w:ascii="Times New Roman" w:hAnsi="Times New Roman"/>
          <w:b/>
          <w:color w:val="FF0000"/>
          <w:sz w:val="40"/>
        </w:rPr>
      </w:pPr>
    </w:p>
    <w:p w:rsidR="006D04DD" w:rsidRDefault="006D04DD" w:rsidP="006D04DD">
      <w:pPr>
        <w:rPr>
          <w:rFonts w:ascii="Times New Roman" w:hAnsi="Times New Roman"/>
          <w:sz w:val="26"/>
          <w:szCs w:val="26"/>
        </w:rPr>
      </w:pPr>
      <w:r>
        <w:rPr>
          <w:rFonts w:ascii="Times New Roman" w:hAnsi="Times New Roman"/>
          <w:sz w:val="26"/>
          <w:szCs w:val="26"/>
        </w:rPr>
        <w:t>4.4</w:t>
      </w:r>
      <w:r w:rsidRPr="00CD4DAD">
        <w:rPr>
          <w:rFonts w:ascii="Times New Roman" w:hAnsi="Times New Roman"/>
          <w:sz w:val="26"/>
          <w:szCs w:val="26"/>
        </w:rPr>
        <w:t xml:space="preserve"> ESP 32 DEVELOPMENT BOARD</w:t>
      </w:r>
      <w:r>
        <w:rPr>
          <w:rFonts w:ascii="Times New Roman" w:hAnsi="Times New Roman"/>
          <w:sz w:val="26"/>
          <w:szCs w:val="26"/>
        </w:rPr>
        <w:t>:</w:t>
      </w:r>
    </w:p>
    <w:p w:rsidR="006D04DD" w:rsidRDefault="006D04DD" w:rsidP="006D04DD">
      <w:pPr>
        <w:rPr>
          <w:rFonts w:ascii="Times New Roman" w:hAnsi="Times New Roman"/>
          <w:sz w:val="26"/>
          <w:szCs w:val="26"/>
        </w:rPr>
      </w:pPr>
    </w:p>
    <w:p w:rsidR="006D04DD" w:rsidRPr="00CD4DAD" w:rsidRDefault="006D04DD" w:rsidP="006D04DD">
      <w:pPr>
        <w:rPr>
          <w:rFonts w:ascii="Times New Roman" w:hAnsi="Times New Roman"/>
          <w:sz w:val="26"/>
          <w:szCs w:val="26"/>
        </w:rPr>
      </w:pPr>
    </w:p>
    <w:p w:rsidR="006D04DD" w:rsidRPr="00E510CF" w:rsidRDefault="006D04DD" w:rsidP="006D04DD">
      <w:pPr>
        <w:jc w:val="both"/>
        <w:rPr>
          <w:rFonts w:ascii="Times New Roman" w:hAnsi="Times New Roman"/>
          <w:color w:val="222222"/>
          <w:sz w:val="24"/>
          <w:szCs w:val="24"/>
          <w:shd w:val="clear" w:color="auto" w:fill="FFFFFF"/>
        </w:rPr>
      </w:pPr>
      <w:r w:rsidRPr="00E510CF">
        <w:rPr>
          <w:rFonts w:ascii="Times New Roman" w:hAnsi="Times New Roman"/>
          <w:b/>
          <w:bCs/>
          <w:color w:val="222222"/>
          <w:sz w:val="24"/>
          <w:szCs w:val="24"/>
          <w:shd w:val="clear" w:color="auto" w:fill="FFFFFF"/>
        </w:rPr>
        <w:t>ESP32</w:t>
      </w:r>
      <w:r w:rsidRPr="00E510CF">
        <w:rPr>
          <w:rFonts w:ascii="Times New Roman" w:hAnsi="Times New Roman"/>
          <w:color w:val="222222"/>
          <w:sz w:val="24"/>
          <w:szCs w:val="24"/>
          <w:shd w:val="clear" w:color="auto" w:fill="FFFFFF"/>
        </w:rPr>
        <w:t> is a series of low-cost, low-power </w:t>
      </w:r>
      <w:hyperlink r:id="rId69" w:tooltip="System on a chip" w:history="1">
        <w:r w:rsidRPr="00E510CF">
          <w:rPr>
            <w:rStyle w:val="Hyperlink"/>
            <w:rFonts w:ascii="Times New Roman" w:hAnsi="Times New Roman"/>
            <w:color w:val="0B0080"/>
            <w:sz w:val="24"/>
            <w:szCs w:val="24"/>
            <w:shd w:val="clear" w:color="auto" w:fill="FFFFFF"/>
          </w:rPr>
          <w:t xml:space="preserve">system </w:t>
        </w:r>
        <w:proofErr w:type="gramStart"/>
        <w:r w:rsidRPr="00E510CF">
          <w:rPr>
            <w:rStyle w:val="Hyperlink"/>
            <w:rFonts w:ascii="Times New Roman" w:hAnsi="Times New Roman"/>
            <w:color w:val="0B0080"/>
            <w:sz w:val="24"/>
            <w:szCs w:val="24"/>
            <w:shd w:val="clear" w:color="auto" w:fill="FFFFFF"/>
          </w:rPr>
          <w:t>on a chip</w:t>
        </w:r>
      </w:hyperlink>
      <w:r w:rsidRPr="00E510CF">
        <w:rPr>
          <w:rFonts w:ascii="Times New Roman" w:hAnsi="Times New Roman"/>
          <w:color w:val="222222"/>
          <w:sz w:val="24"/>
          <w:szCs w:val="24"/>
          <w:shd w:val="clear" w:color="auto" w:fill="FFFFFF"/>
        </w:rPr>
        <w:t> </w:t>
      </w:r>
      <w:hyperlink r:id="rId70" w:tooltip="Microcontroller" w:history="1">
        <w:r w:rsidRPr="00E510CF">
          <w:rPr>
            <w:rStyle w:val="Hyperlink"/>
            <w:rFonts w:ascii="Times New Roman" w:hAnsi="Times New Roman"/>
            <w:color w:val="0B0080"/>
            <w:sz w:val="24"/>
            <w:szCs w:val="24"/>
            <w:shd w:val="clear" w:color="auto" w:fill="FFFFFF"/>
          </w:rPr>
          <w:t>microcontrollers</w:t>
        </w:r>
        <w:proofErr w:type="gramEnd"/>
      </w:hyperlink>
      <w:r w:rsidRPr="00E510CF">
        <w:rPr>
          <w:rFonts w:ascii="Times New Roman" w:hAnsi="Times New Roman"/>
          <w:color w:val="222222"/>
          <w:sz w:val="24"/>
          <w:szCs w:val="24"/>
          <w:shd w:val="clear" w:color="auto" w:fill="FFFFFF"/>
        </w:rPr>
        <w:t> with integrated </w:t>
      </w:r>
      <w:hyperlink r:id="rId71" w:tooltip="Wi-Fi" w:history="1">
        <w:r w:rsidRPr="00E510CF">
          <w:rPr>
            <w:rStyle w:val="Hyperlink"/>
            <w:rFonts w:ascii="Times New Roman" w:hAnsi="Times New Roman"/>
            <w:color w:val="0B0080"/>
            <w:sz w:val="24"/>
            <w:szCs w:val="24"/>
            <w:shd w:val="clear" w:color="auto" w:fill="FFFFFF"/>
          </w:rPr>
          <w:t>Wi-Fi</w:t>
        </w:r>
      </w:hyperlink>
      <w:r w:rsidRPr="00E510CF">
        <w:rPr>
          <w:rFonts w:ascii="Times New Roman" w:hAnsi="Times New Roman"/>
          <w:color w:val="222222"/>
          <w:sz w:val="24"/>
          <w:szCs w:val="24"/>
          <w:shd w:val="clear" w:color="auto" w:fill="FFFFFF"/>
        </w:rPr>
        <w:t> and dual-mode </w:t>
      </w:r>
      <w:hyperlink r:id="rId72" w:tooltip="Bluetooth" w:history="1">
        <w:r w:rsidRPr="00E510CF">
          <w:rPr>
            <w:rStyle w:val="Hyperlink"/>
            <w:rFonts w:ascii="Times New Roman" w:hAnsi="Times New Roman"/>
            <w:color w:val="0B0080"/>
            <w:sz w:val="24"/>
            <w:szCs w:val="24"/>
            <w:shd w:val="clear" w:color="auto" w:fill="FFFFFF"/>
          </w:rPr>
          <w:t>Bluetooth</w:t>
        </w:r>
      </w:hyperlink>
      <w:r w:rsidRPr="00E510CF">
        <w:rPr>
          <w:rFonts w:ascii="Times New Roman" w:hAnsi="Times New Roman"/>
          <w:color w:val="222222"/>
          <w:sz w:val="24"/>
          <w:szCs w:val="24"/>
          <w:shd w:val="clear" w:color="auto" w:fill="FFFFFF"/>
        </w:rPr>
        <w:t>. The ESP32 series employs a </w:t>
      </w:r>
      <w:proofErr w:type="spellStart"/>
      <w:r w:rsidR="009B7380">
        <w:fldChar w:fldCharType="begin"/>
      </w:r>
      <w:r w:rsidR="009B7380">
        <w:instrText>HYPERLINK "https://en.wikipedia.org/wiki/Tensilica" \o "Tensilica"</w:instrText>
      </w:r>
      <w:r w:rsidR="009B7380">
        <w:fldChar w:fldCharType="separate"/>
      </w:r>
      <w:r w:rsidRPr="00E510CF">
        <w:rPr>
          <w:rStyle w:val="Hyperlink"/>
          <w:rFonts w:ascii="Times New Roman" w:hAnsi="Times New Roman"/>
          <w:color w:val="0B0080"/>
          <w:sz w:val="24"/>
          <w:szCs w:val="24"/>
          <w:shd w:val="clear" w:color="auto" w:fill="FFFFFF"/>
        </w:rPr>
        <w:t>Tensilica</w:t>
      </w:r>
      <w:proofErr w:type="spellEnd"/>
      <w:r w:rsidR="009B7380">
        <w:fldChar w:fldCharType="end"/>
      </w:r>
      <w:r w:rsidRPr="00E510CF">
        <w:rPr>
          <w:rFonts w:ascii="Times New Roman" w:hAnsi="Times New Roman"/>
          <w:color w:val="222222"/>
          <w:sz w:val="24"/>
          <w:szCs w:val="24"/>
          <w:shd w:val="clear" w:color="auto" w:fill="FFFFFF"/>
        </w:rPr>
        <w:t> </w:t>
      </w:r>
      <w:proofErr w:type="spellStart"/>
      <w:r w:rsidR="009B7380">
        <w:fldChar w:fldCharType="begin"/>
      </w:r>
      <w:r w:rsidR="009B7380">
        <w:instrText>HYPERLINK "https://en.wikipedia.org/wiki/Xtensa_LX6" \o "Xtensa LX6"</w:instrText>
      </w:r>
      <w:r w:rsidR="009B7380">
        <w:fldChar w:fldCharType="separate"/>
      </w:r>
      <w:r w:rsidRPr="00E510CF">
        <w:rPr>
          <w:rStyle w:val="Hyperlink"/>
          <w:rFonts w:ascii="Times New Roman" w:hAnsi="Times New Roman"/>
          <w:color w:val="0B0080"/>
          <w:sz w:val="24"/>
          <w:szCs w:val="24"/>
          <w:shd w:val="clear" w:color="auto" w:fill="FFFFFF"/>
        </w:rPr>
        <w:t>Xtensa</w:t>
      </w:r>
      <w:proofErr w:type="spellEnd"/>
      <w:r w:rsidRPr="00E510CF">
        <w:rPr>
          <w:rStyle w:val="Hyperlink"/>
          <w:rFonts w:ascii="Times New Roman" w:hAnsi="Times New Roman"/>
          <w:color w:val="0B0080"/>
          <w:sz w:val="24"/>
          <w:szCs w:val="24"/>
          <w:shd w:val="clear" w:color="auto" w:fill="FFFFFF"/>
        </w:rPr>
        <w:t xml:space="preserve"> LX6</w:t>
      </w:r>
      <w:r w:rsidR="009B7380">
        <w:fldChar w:fldCharType="end"/>
      </w:r>
      <w:r w:rsidRPr="00E510CF">
        <w:rPr>
          <w:rFonts w:ascii="Times New Roman" w:hAnsi="Times New Roman"/>
          <w:color w:val="222222"/>
          <w:sz w:val="24"/>
          <w:szCs w:val="24"/>
          <w:shd w:val="clear" w:color="auto" w:fill="FFFFFF"/>
        </w:rPr>
        <w:t> microprocessor in both dual-core and single-core variations and includes in-built antenna switches, RF </w:t>
      </w:r>
      <w:proofErr w:type="spellStart"/>
      <w:r w:rsidR="009B7380">
        <w:fldChar w:fldCharType="begin"/>
      </w:r>
      <w:r w:rsidR="009B7380">
        <w:instrText>HYPERLINK "https://en.wikipedia.org/wiki/Balun" \o "Balun"</w:instrText>
      </w:r>
      <w:r w:rsidR="009B7380">
        <w:fldChar w:fldCharType="separate"/>
      </w:r>
      <w:r w:rsidRPr="00E510CF">
        <w:rPr>
          <w:rStyle w:val="Hyperlink"/>
          <w:rFonts w:ascii="Times New Roman" w:hAnsi="Times New Roman"/>
          <w:color w:val="0B0080"/>
          <w:sz w:val="24"/>
          <w:szCs w:val="24"/>
          <w:shd w:val="clear" w:color="auto" w:fill="FFFFFF"/>
        </w:rPr>
        <w:t>balun</w:t>
      </w:r>
      <w:proofErr w:type="spellEnd"/>
      <w:r w:rsidR="009B7380">
        <w:fldChar w:fldCharType="end"/>
      </w:r>
      <w:r w:rsidRPr="00E510CF">
        <w:rPr>
          <w:rFonts w:ascii="Times New Roman" w:hAnsi="Times New Roman"/>
          <w:color w:val="222222"/>
          <w:sz w:val="24"/>
          <w:szCs w:val="24"/>
          <w:shd w:val="clear" w:color="auto" w:fill="FFFFFF"/>
        </w:rPr>
        <w:t>, power amplifier, low-noise receive amplifier, filters, and power-management modules. ESP32 is created and developed by </w:t>
      </w:r>
      <w:proofErr w:type="spellStart"/>
      <w:r w:rsidR="009B7380">
        <w:fldChar w:fldCharType="begin"/>
      </w:r>
      <w:r w:rsidR="009B7380">
        <w:instrText>HYPERLINK "https://en.wikipedia.org/w/index.php?title=Espressif_Systems&amp;action=edit&amp;redlink=1" \o "Espressif Systems (page does not exist)"</w:instrText>
      </w:r>
      <w:r w:rsidR="009B7380">
        <w:fldChar w:fldCharType="separate"/>
      </w:r>
      <w:r w:rsidRPr="00E510CF">
        <w:rPr>
          <w:rStyle w:val="Hyperlink"/>
          <w:rFonts w:ascii="Times New Roman" w:hAnsi="Times New Roman"/>
          <w:color w:val="A55858"/>
          <w:sz w:val="24"/>
          <w:szCs w:val="24"/>
          <w:shd w:val="clear" w:color="auto" w:fill="FFFFFF"/>
        </w:rPr>
        <w:t>Espressif</w:t>
      </w:r>
      <w:proofErr w:type="spellEnd"/>
      <w:r w:rsidRPr="00E510CF">
        <w:rPr>
          <w:rStyle w:val="Hyperlink"/>
          <w:rFonts w:ascii="Times New Roman" w:hAnsi="Times New Roman"/>
          <w:color w:val="A55858"/>
          <w:sz w:val="24"/>
          <w:szCs w:val="24"/>
          <w:shd w:val="clear" w:color="auto" w:fill="FFFFFF"/>
        </w:rPr>
        <w:t xml:space="preserve"> Systems</w:t>
      </w:r>
      <w:r w:rsidR="009B7380">
        <w:fldChar w:fldCharType="end"/>
      </w:r>
      <w:r w:rsidRPr="00E510CF">
        <w:rPr>
          <w:rFonts w:ascii="Times New Roman" w:hAnsi="Times New Roman"/>
          <w:color w:val="222222"/>
          <w:sz w:val="24"/>
          <w:szCs w:val="24"/>
          <w:shd w:val="clear" w:color="auto" w:fill="FFFFFF"/>
        </w:rPr>
        <w:t>, a Shanghai-based Chinese company, and is manufactured by </w:t>
      </w:r>
      <w:hyperlink r:id="rId73" w:tooltip="TSMC" w:history="1">
        <w:r w:rsidRPr="00E510CF">
          <w:rPr>
            <w:rStyle w:val="Hyperlink"/>
            <w:rFonts w:ascii="Times New Roman" w:hAnsi="Times New Roman"/>
            <w:color w:val="0B0080"/>
            <w:sz w:val="24"/>
            <w:szCs w:val="24"/>
            <w:shd w:val="clear" w:color="auto" w:fill="FFFFFF"/>
          </w:rPr>
          <w:t>TSMC</w:t>
        </w:r>
      </w:hyperlink>
      <w:r w:rsidRPr="00E510CF">
        <w:rPr>
          <w:rFonts w:ascii="Times New Roman" w:hAnsi="Times New Roman"/>
          <w:color w:val="222222"/>
          <w:sz w:val="24"/>
          <w:szCs w:val="24"/>
          <w:shd w:val="clear" w:color="auto" w:fill="FFFFFF"/>
        </w:rPr>
        <w:t> using their 40 nm process.</w:t>
      </w:r>
      <w:hyperlink r:id="rId74" w:anchor="cite_note-EspressifESP32ProductPage-2" w:history="1">
        <w:r w:rsidRPr="00E510CF">
          <w:rPr>
            <w:rStyle w:val="Hyperlink"/>
            <w:rFonts w:ascii="Times New Roman" w:hAnsi="Times New Roman"/>
            <w:color w:val="0B0080"/>
            <w:sz w:val="24"/>
            <w:szCs w:val="24"/>
            <w:shd w:val="clear" w:color="auto" w:fill="FFFFFF"/>
            <w:vertAlign w:val="superscript"/>
          </w:rPr>
          <w:t>[2]</w:t>
        </w:r>
      </w:hyperlink>
      <w:r w:rsidRPr="00E510CF">
        <w:rPr>
          <w:rFonts w:ascii="Times New Roman" w:hAnsi="Times New Roman"/>
          <w:color w:val="222222"/>
          <w:sz w:val="24"/>
          <w:szCs w:val="24"/>
          <w:shd w:val="clear" w:color="auto" w:fill="FFFFFF"/>
        </w:rPr>
        <w:t> It is a successor to the </w:t>
      </w:r>
      <w:hyperlink r:id="rId75" w:tooltip="ESP8266" w:history="1">
        <w:r w:rsidRPr="00E510CF">
          <w:rPr>
            <w:rStyle w:val="Hyperlink"/>
            <w:rFonts w:ascii="Times New Roman" w:hAnsi="Times New Roman"/>
            <w:color w:val="0B0080"/>
            <w:sz w:val="24"/>
            <w:szCs w:val="24"/>
            <w:shd w:val="clear" w:color="auto" w:fill="FFFFFF"/>
          </w:rPr>
          <w:t>ESP8266</w:t>
        </w:r>
      </w:hyperlink>
      <w:r w:rsidRPr="00E510CF">
        <w:rPr>
          <w:rFonts w:ascii="Times New Roman" w:hAnsi="Times New Roman"/>
          <w:color w:val="222222"/>
          <w:sz w:val="24"/>
          <w:szCs w:val="24"/>
          <w:shd w:val="clear" w:color="auto" w:fill="FFFFFF"/>
        </w:rPr>
        <w:t> microcontroller.</w:t>
      </w:r>
    </w:p>
    <w:p w:rsidR="006D04DD" w:rsidRPr="00E510CF" w:rsidRDefault="006D04DD" w:rsidP="006D04DD">
      <w:pPr>
        <w:jc w:val="both"/>
        <w:rPr>
          <w:rFonts w:ascii="Times New Roman" w:hAnsi="Times New Roman"/>
          <w:b/>
          <w:sz w:val="40"/>
        </w:rPr>
      </w:pPr>
      <w:r w:rsidRPr="00E510CF">
        <w:rPr>
          <w:rFonts w:ascii="Times New Roman" w:hAnsi="Times New Roman"/>
          <w:noProof/>
        </w:rPr>
        <w:lastRenderedPageBreak/>
        <w:drawing>
          <wp:inline distT="0" distB="0" distL="0" distR="0">
            <wp:extent cx="1943100" cy="1714500"/>
            <wp:effectExtent l="0" t="0" r="0" b="0"/>
            <wp:docPr id="7" name="Picture 1" descr="Espressif ESP-WROOM-32 Wi-Fi &amp; Bluetooth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ressif ESP-WROOM-32 Wi-Fi &amp; Bluetooth Module.jpg"/>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3100" cy="1714500"/>
                    </a:xfrm>
                    <a:prstGeom prst="rect">
                      <a:avLst/>
                    </a:prstGeom>
                    <a:noFill/>
                    <a:ln>
                      <a:noFill/>
                    </a:ln>
                  </pic:spPr>
                </pic:pic>
              </a:graphicData>
            </a:graphic>
          </wp:inline>
        </w:drawing>
      </w:r>
    </w:p>
    <w:p w:rsidR="006D04DD" w:rsidRPr="00E510CF" w:rsidRDefault="006D04DD" w:rsidP="006D04DD">
      <w:pPr>
        <w:jc w:val="both"/>
        <w:rPr>
          <w:rFonts w:ascii="Times New Roman" w:hAnsi="Times New Roman"/>
          <w:sz w:val="40"/>
        </w:rPr>
      </w:pPr>
      <w:r w:rsidRPr="00E510CF">
        <w:rPr>
          <w:rFonts w:ascii="Times New Roman" w:hAnsi="Times New Roman"/>
          <w:color w:val="000000"/>
          <w:sz w:val="18"/>
          <w:szCs w:val="18"/>
          <w:shd w:val="clear" w:color="auto" w:fill="F8F9FA"/>
        </w:rPr>
        <w:t>ESP-WROOM-32 module with ESP32</w:t>
      </w:r>
      <w:r w:rsidRPr="00E510CF">
        <w:rPr>
          <w:rFonts w:ascii="Times New Roman" w:hAnsi="Times New Roman"/>
          <w:color w:val="000000"/>
          <w:sz w:val="18"/>
          <w:szCs w:val="18"/>
          <w:shd w:val="clear" w:color="auto" w:fill="F8F9FA"/>
        </w:rPr>
        <w:noBreakHyphen/>
        <w:t>D0WDQ6 chip</w:t>
      </w:r>
    </w:p>
    <w:p w:rsidR="006D04DD" w:rsidRPr="00CD4DAD" w:rsidRDefault="006D04DD" w:rsidP="006D04DD">
      <w:pPr>
        <w:rPr>
          <w:rFonts w:ascii="Times New Roman" w:hAnsi="Times New Roman"/>
          <w:sz w:val="26"/>
          <w:szCs w:val="26"/>
        </w:rPr>
      </w:pPr>
      <w:r>
        <w:rPr>
          <w:rFonts w:ascii="Times New Roman" w:hAnsi="Times New Roman"/>
          <w:sz w:val="26"/>
          <w:szCs w:val="26"/>
        </w:rPr>
        <w:t>4.4.1</w:t>
      </w:r>
      <w:proofErr w:type="gramStart"/>
      <w:r>
        <w:rPr>
          <w:rFonts w:ascii="Times New Roman" w:hAnsi="Times New Roman"/>
          <w:sz w:val="26"/>
          <w:szCs w:val="26"/>
        </w:rPr>
        <w:t>.</w:t>
      </w:r>
      <w:r w:rsidRPr="00CD4DAD">
        <w:rPr>
          <w:rFonts w:ascii="Times New Roman" w:hAnsi="Times New Roman"/>
          <w:sz w:val="26"/>
          <w:szCs w:val="26"/>
        </w:rPr>
        <w:t>FEATURES</w:t>
      </w:r>
      <w:proofErr w:type="gramEnd"/>
      <w:r>
        <w:rPr>
          <w:rFonts w:ascii="Times New Roman" w:hAnsi="Times New Roman"/>
          <w:sz w:val="26"/>
          <w:szCs w:val="26"/>
        </w:rPr>
        <w:t>:</w:t>
      </w:r>
    </w:p>
    <w:p w:rsidR="006D04DD" w:rsidRPr="004E76D6" w:rsidRDefault="006D04DD" w:rsidP="006D04DD">
      <w:pPr>
        <w:shd w:val="clear" w:color="auto" w:fill="FFFFFF"/>
        <w:spacing w:before="120" w:after="120"/>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Features of the ESP32 include the following:</w:t>
      </w:r>
    </w:p>
    <w:p w:rsidR="006D04DD" w:rsidRPr="004E76D6" w:rsidRDefault="006D04DD" w:rsidP="006D04DD">
      <w:pPr>
        <w:tabs>
          <w:tab w:val="left" w:pos="1320"/>
        </w:tabs>
        <w:jc w:val="both"/>
        <w:rPr>
          <w:rFonts w:ascii="Times New Roman" w:hAnsi="Times New Roman"/>
          <w:sz w:val="24"/>
          <w:szCs w:val="24"/>
        </w:rPr>
      </w:pPr>
      <w:proofErr w:type="gramStart"/>
      <w:r w:rsidRPr="004E76D6">
        <w:rPr>
          <w:rFonts w:ascii="Times New Roman" w:eastAsia="Times New Roman" w:hAnsi="Times New Roman"/>
          <w:color w:val="222222"/>
          <w:sz w:val="24"/>
          <w:szCs w:val="24"/>
        </w:rPr>
        <w:t>ESP32 function block diagram.</w:t>
      </w:r>
      <w:proofErr w:type="gramEnd"/>
    </w:p>
    <w:p w:rsidR="006D04DD" w:rsidRDefault="006D04DD" w:rsidP="006D04DD">
      <w:pPr>
        <w:shd w:val="clear" w:color="auto" w:fill="F8F9FA"/>
        <w:jc w:val="both"/>
        <w:rPr>
          <w:rFonts w:ascii="Times New Roman" w:eastAsia="Times New Roman" w:hAnsi="Times New Roman"/>
          <w:color w:val="222222"/>
          <w:sz w:val="21"/>
          <w:szCs w:val="21"/>
        </w:rPr>
      </w:pPr>
      <w:r w:rsidRPr="00E510CF">
        <w:rPr>
          <w:rFonts w:ascii="Times New Roman" w:eastAsia="Times New Roman" w:hAnsi="Times New Roman"/>
          <w:noProof/>
          <w:color w:val="0B0080"/>
          <w:sz w:val="20"/>
          <w:szCs w:val="20"/>
        </w:rPr>
        <w:drawing>
          <wp:inline distT="0" distB="0" distL="0" distR="0">
            <wp:extent cx="2952750" cy="2619375"/>
            <wp:effectExtent l="0" t="0" r="0" b="9525"/>
            <wp:docPr id="8" name="Picture 3" descr="https://upload.wikimedia.org/wikipedia/commons/thumb/f/fb/Espressif_ESP32_Function_Block_Diagram.svg/310px-Espressif_ESP32_Function_Block_Diagram.svg.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b/Espressif_ESP32_Function_Block_Diagram.svg/310px-Espressif_ESP32_Function_Block_Diagram.svg.png">
                      <a:hlinkClick r:id="rId77"/>
                    </pic:cNvPr>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2619375"/>
                    </a:xfrm>
                    <a:prstGeom prst="rect">
                      <a:avLst/>
                    </a:prstGeom>
                    <a:noFill/>
                    <a:ln>
                      <a:noFill/>
                    </a:ln>
                  </pic:spPr>
                </pic:pic>
              </a:graphicData>
            </a:graphic>
          </wp:inline>
        </w:drawing>
      </w:r>
    </w:p>
    <w:p w:rsidR="006D04DD" w:rsidRDefault="006D04DD" w:rsidP="006D04DD">
      <w:pPr>
        <w:shd w:val="clear" w:color="auto" w:fill="F8F9FA"/>
        <w:jc w:val="both"/>
        <w:rPr>
          <w:rFonts w:ascii="Times New Roman" w:eastAsia="Times New Roman" w:hAnsi="Times New Roman"/>
          <w:color w:val="222222"/>
          <w:sz w:val="21"/>
          <w:szCs w:val="21"/>
        </w:rPr>
      </w:pPr>
    </w:p>
    <w:p w:rsidR="006D04DD" w:rsidRDefault="006D04DD" w:rsidP="006D04DD">
      <w:pPr>
        <w:shd w:val="clear" w:color="auto" w:fill="F8F9FA"/>
        <w:jc w:val="both"/>
        <w:rPr>
          <w:rFonts w:ascii="Times New Roman" w:eastAsia="Times New Roman" w:hAnsi="Times New Roman"/>
          <w:color w:val="222222"/>
          <w:sz w:val="21"/>
          <w:szCs w:val="21"/>
        </w:rPr>
      </w:pPr>
    </w:p>
    <w:p w:rsidR="006D04DD" w:rsidRPr="004E76D6" w:rsidRDefault="006D04DD" w:rsidP="006D04DD">
      <w:pPr>
        <w:shd w:val="clear" w:color="auto" w:fill="F8F9FA"/>
        <w:jc w:val="both"/>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 </w:t>
      </w:r>
      <w:r w:rsidRPr="004E76D6">
        <w:rPr>
          <w:rFonts w:ascii="Times New Roman" w:eastAsia="Times New Roman" w:hAnsi="Times New Roman"/>
          <w:color w:val="222222"/>
          <w:sz w:val="24"/>
          <w:szCs w:val="24"/>
        </w:rPr>
        <w:t>Processors</w:t>
      </w:r>
      <w:r>
        <w:rPr>
          <w:rFonts w:ascii="Times New Roman" w:eastAsia="Times New Roman" w:hAnsi="Times New Roman"/>
          <w:color w:val="222222"/>
          <w:sz w:val="24"/>
          <w:szCs w:val="24"/>
        </w:rPr>
        <w:t>:</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 xml:space="preserve">CPU: </w:t>
      </w:r>
      <w:proofErr w:type="spellStart"/>
      <w:r w:rsidRPr="004E76D6">
        <w:rPr>
          <w:rFonts w:ascii="Times New Roman" w:eastAsia="Times New Roman" w:hAnsi="Times New Roman"/>
          <w:color w:val="222222"/>
          <w:sz w:val="24"/>
          <w:szCs w:val="24"/>
        </w:rPr>
        <w:t>Xtensa</w:t>
      </w:r>
      <w:proofErr w:type="spellEnd"/>
      <w:r w:rsidRPr="004E76D6">
        <w:rPr>
          <w:rFonts w:ascii="Times New Roman" w:eastAsia="Times New Roman" w:hAnsi="Times New Roman"/>
          <w:color w:val="222222"/>
          <w:sz w:val="24"/>
          <w:szCs w:val="24"/>
        </w:rPr>
        <w:t xml:space="preserve"> dual-core (or single-core) 32-bit LX6 microprocessor, operating at 160 or 240 MHz and performing at up to 600 </w:t>
      </w:r>
      <w:hyperlink r:id="rId79" w:tooltip="Dhrystone" w:history="1">
        <w:r w:rsidRPr="004E76D6">
          <w:rPr>
            <w:rFonts w:ascii="Times New Roman" w:eastAsia="Times New Roman" w:hAnsi="Times New Roman"/>
            <w:color w:val="0B0080"/>
            <w:sz w:val="24"/>
            <w:szCs w:val="24"/>
            <w:u w:val="single"/>
          </w:rPr>
          <w:t>DMIPS</w:t>
        </w:r>
      </w:hyperlink>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Ultra low power (ULP) co-processor</w:t>
      </w:r>
    </w:p>
    <w:p w:rsidR="006D04DD" w:rsidRPr="004E76D6" w:rsidRDefault="006D04DD" w:rsidP="006D04DD">
      <w:pPr>
        <w:numPr>
          <w:ilvl w:val="0"/>
          <w:numId w:val="25"/>
        </w:numPr>
        <w:shd w:val="clear" w:color="auto" w:fill="FFFFFF"/>
        <w:spacing w:before="100" w:beforeAutospacing="1" w:after="24" w:line="240" w:lineRule="auto"/>
        <w:ind w:left="384"/>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 xml:space="preserve">Memory: 520 </w:t>
      </w:r>
      <w:proofErr w:type="spellStart"/>
      <w:r w:rsidRPr="004E76D6">
        <w:rPr>
          <w:rFonts w:ascii="Times New Roman" w:eastAsia="Times New Roman" w:hAnsi="Times New Roman"/>
          <w:color w:val="222222"/>
          <w:sz w:val="24"/>
          <w:szCs w:val="24"/>
        </w:rPr>
        <w:t>KiB</w:t>
      </w:r>
      <w:proofErr w:type="spellEnd"/>
      <w:r w:rsidRPr="004E76D6">
        <w:rPr>
          <w:rFonts w:ascii="Times New Roman" w:eastAsia="Times New Roman" w:hAnsi="Times New Roman"/>
          <w:color w:val="222222"/>
          <w:sz w:val="24"/>
          <w:szCs w:val="24"/>
        </w:rPr>
        <w:t xml:space="preserve"> SRAM</w:t>
      </w:r>
    </w:p>
    <w:p w:rsidR="006D04DD" w:rsidRPr="004E76D6" w:rsidRDefault="006D04DD" w:rsidP="006D04DD">
      <w:pPr>
        <w:numPr>
          <w:ilvl w:val="0"/>
          <w:numId w:val="25"/>
        </w:numPr>
        <w:shd w:val="clear" w:color="auto" w:fill="FFFFFF"/>
        <w:spacing w:before="100" w:beforeAutospacing="1" w:after="24" w:line="240" w:lineRule="auto"/>
        <w:ind w:left="384"/>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Wireless connectivity:</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Wi-Fi: </w:t>
      </w:r>
      <w:hyperlink r:id="rId80" w:tooltip="IEEE 802.11" w:history="1">
        <w:r w:rsidRPr="004E76D6">
          <w:rPr>
            <w:rFonts w:ascii="Times New Roman" w:eastAsia="Times New Roman" w:hAnsi="Times New Roman"/>
            <w:color w:val="0B0080"/>
            <w:sz w:val="24"/>
            <w:szCs w:val="24"/>
            <w:u w:val="single"/>
          </w:rPr>
          <w:t>802.11</w:t>
        </w:r>
      </w:hyperlink>
      <w:r w:rsidRPr="004E76D6">
        <w:rPr>
          <w:rFonts w:ascii="Times New Roman" w:eastAsia="Times New Roman" w:hAnsi="Times New Roman"/>
          <w:color w:val="222222"/>
          <w:sz w:val="24"/>
          <w:szCs w:val="24"/>
        </w:rPr>
        <w:t> b/g/n</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Bluetooth: v4.2 BR/EDR and BLE</w:t>
      </w:r>
    </w:p>
    <w:p w:rsidR="006D04DD" w:rsidRPr="004E76D6" w:rsidRDefault="006D04DD" w:rsidP="006D04DD">
      <w:pPr>
        <w:numPr>
          <w:ilvl w:val="0"/>
          <w:numId w:val="25"/>
        </w:numPr>
        <w:shd w:val="clear" w:color="auto" w:fill="FFFFFF"/>
        <w:spacing w:before="100" w:beforeAutospacing="1" w:after="24" w:line="240" w:lineRule="auto"/>
        <w:ind w:left="384"/>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Peripheral interfaces:</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12-bit </w:t>
      </w:r>
      <w:hyperlink r:id="rId81" w:tooltip="Successive approximation ADC" w:history="1">
        <w:r w:rsidRPr="004E76D6">
          <w:rPr>
            <w:rFonts w:ascii="Times New Roman" w:eastAsia="Times New Roman" w:hAnsi="Times New Roman"/>
            <w:color w:val="0B0080"/>
            <w:sz w:val="24"/>
            <w:szCs w:val="24"/>
            <w:u w:val="single"/>
          </w:rPr>
          <w:t>SAR ADC</w:t>
        </w:r>
      </w:hyperlink>
      <w:r w:rsidRPr="004E76D6">
        <w:rPr>
          <w:rFonts w:ascii="Times New Roman" w:eastAsia="Times New Roman" w:hAnsi="Times New Roman"/>
          <w:color w:val="222222"/>
          <w:sz w:val="24"/>
          <w:szCs w:val="24"/>
        </w:rPr>
        <w:t> up to 18 channels</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2 × 8-bit </w:t>
      </w:r>
      <w:hyperlink r:id="rId82" w:tooltip="Digital-to-analog converter" w:history="1">
        <w:r w:rsidRPr="004E76D6">
          <w:rPr>
            <w:rFonts w:ascii="Times New Roman" w:eastAsia="Times New Roman" w:hAnsi="Times New Roman"/>
            <w:color w:val="0B0080"/>
            <w:sz w:val="24"/>
            <w:szCs w:val="24"/>
            <w:u w:val="single"/>
          </w:rPr>
          <w:t>DACs</w:t>
        </w:r>
      </w:hyperlink>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10 × touch sensors (</w:t>
      </w:r>
      <w:hyperlink r:id="rId83" w:tooltip="Capacitive sensing" w:history="1">
        <w:r w:rsidRPr="004E76D6">
          <w:rPr>
            <w:rFonts w:ascii="Times New Roman" w:eastAsia="Times New Roman" w:hAnsi="Times New Roman"/>
            <w:color w:val="0B0080"/>
            <w:sz w:val="24"/>
            <w:szCs w:val="24"/>
            <w:u w:val="single"/>
          </w:rPr>
          <w:t>capacitive sensing</w:t>
        </w:r>
      </w:hyperlink>
      <w:r w:rsidRPr="004E76D6">
        <w:rPr>
          <w:rFonts w:ascii="Times New Roman" w:eastAsia="Times New Roman" w:hAnsi="Times New Roman"/>
          <w:color w:val="222222"/>
          <w:sz w:val="24"/>
          <w:szCs w:val="24"/>
        </w:rPr>
        <w:t> GPIOs)</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Temperature sensor</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4 × </w:t>
      </w:r>
      <w:hyperlink r:id="rId84" w:tooltip="Serial Peripheral Interface Bus" w:history="1">
        <w:r w:rsidRPr="004E76D6">
          <w:rPr>
            <w:rFonts w:ascii="Times New Roman" w:eastAsia="Times New Roman" w:hAnsi="Times New Roman"/>
            <w:color w:val="0B0080"/>
            <w:sz w:val="24"/>
            <w:szCs w:val="24"/>
            <w:u w:val="single"/>
          </w:rPr>
          <w:t>SPI</w:t>
        </w:r>
      </w:hyperlink>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lastRenderedPageBreak/>
        <w:t>2 × </w:t>
      </w:r>
      <w:hyperlink r:id="rId85" w:tooltip="I²S" w:history="1">
        <w:r w:rsidRPr="004E76D6">
          <w:rPr>
            <w:rFonts w:ascii="Times New Roman" w:eastAsia="Times New Roman" w:hAnsi="Times New Roman"/>
            <w:color w:val="0B0080"/>
            <w:sz w:val="24"/>
            <w:szCs w:val="24"/>
            <w:u w:val="single"/>
          </w:rPr>
          <w:t>I²S</w:t>
        </w:r>
      </w:hyperlink>
      <w:r w:rsidRPr="004E76D6">
        <w:rPr>
          <w:rFonts w:ascii="Times New Roman" w:eastAsia="Times New Roman" w:hAnsi="Times New Roman"/>
          <w:color w:val="222222"/>
          <w:sz w:val="24"/>
          <w:szCs w:val="24"/>
        </w:rPr>
        <w:t> interfaces</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2 × </w:t>
      </w:r>
      <w:hyperlink r:id="rId86" w:tooltip="I²C" w:history="1">
        <w:r w:rsidRPr="004E76D6">
          <w:rPr>
            <w:rFonts w:ascii="Times New Roman" w:eastAsia="Times New Roman" w:hAnsi="Times New Roman"/>
            <w:color w:val="0B0080"/>
            <w:sz w:val="24"/>
            <w:szCs w:val="24"/>
            <w:u w:val="single"/>
          </w:rPr>
          <w:t>I²C</w:t>
        </w:r>
      </w:hyperlink>
      <w:r w:rsidRPr="004E76D6">
        <w:rPr>
          <w:rFonts w:ascii="Times New Roman" w:eastAsia="Times New Roman" w:hAnsi="Times New Roman"/>
          <w:color w:val="222222"/>
          <w:sz w:val="24"/>
          <w:szCs w:val="24"/>
        </w:rPr>
        <w:t> interfaces</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3 × </w:t>
      </w:r>
      <w:hyperlink r:id="rId87" w:tooltip="Universal asynchronous receiver/transmitter" w:history="1">
        <w:r w:rsidRPr="004E76D6">
          <w:rPr>
            <w:rFonts w:ascii="Times New Roman" w:eastAsia="Times New Roman" w:hAnsi="Times New Roman"/>
            <w:color w:val="0B0080"/>
            <w:sz w:val="24"/>
            <w:szCs w:val="24"/>
            <w:u w:val="single"/>
          </w:rPr>
          <w:t>UART</w:t>
        </w:r>
      </w:hyperlink>
    </w:p>
    <w:p w:rsidR="006D04DD" w:rsidRPr="004E76D6" w:rsidRDefault="009B7380"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hyperlink r:id="rId88" w:tooltip="Secure Digital" w:history="1">
        <w:r w:rsidR="006D04DD" w:rsidRPr="004E76D6">
          <w:rPr>
            <w:rFonts w:ascii="Times New Roman" w:eastAsia="Times New Roman" w:hAnsi="Times New Roman"/>
            <w:color w:val="0B0080"/>
            <w:sz w:val="24"/>
            <w:szCs w:val="24"/>
            <w:u w:val="single"/>
          </w:rPr>
          <w:t>SD</w:t>
        </w:r>
      </w:hyperlink>
      <w:r w:rsidR="006D04DD" w:rsidRPr="004E76D6">
        <w:rPr>
          <w:rFonts w:ascii="Times New Roman" w:eastAsia="Times New Roman" w:hAnsi="Times New Roman"/>
          <w:color w:val="222222"/>
          <w:sz w:val="24"/>
          <w:szCs w:val="24"/>
        </w:rPr>
        <w:t>/</w:t>
      </w:r>
      <w:hyperlink r:id="rId89" w:anchor="SDIO_cards" w:tooltip="Secure Digital" w:history="1">
        <w:r w:rsidR="006D04DD" w:rsidRPr="004E76D6">
          <w:rPr>
            <w:rFonts w:ascii="Times New Roman" w:eastAsia="Times New Roman" w:hAnsi="Times New Roman"/>
            <w:color w:val="0B0080"/>
            <w:sz w:val="24"/>
            <w:szCs w:val="24"/>
            <w:u w:val="single"/>
          </w:rPr>
          <w:t>SDIO</w:t>
        </w:r>
      </w:hyperlink>
      <w:r w:rsidR="006D04DD" w:rsidRPr="004E76D6">
        <w:rPr>
          <w:rFonts w:ascii="Times New Roman" w:eastAsia="Times New Roman" w:hAnsi="Times New Roman"/>
          <w:color w:val="222222"/>
          <w:sz w:val="24"/>
          <w:szCs w:val="24"/>
        </w:rPr>
        <w:t>/</w:t>
      </w:r>
      <w:hyperlink r:id="rId90" w:tooltip="CE-ATA" w:history="1">
        <w:r w:rsidR="006D04DD" w:rsidRPr="004E76D6">
          <w:rPr>
            <w:rFonts w:ascii="Times New Roman" w:eastAsia="Times New Roman" w:hAnsi="Times New Roman"/>
            <w:color w:val="0B0080"/>
            <w:sz w:val="24"/>
            <w:szCs w:val="24"/>
            <w:u w:val="single"/>
          </w:rPr>
          <w:t>CE-ATA</w:t>
        </w:r>
      </w:hyperlink>
      <w:r w:rsidR="006D04DD" w:rsidRPr="004E76D6">
        <w:rPr>
          <w:rFonts w:ascii="Times New Roman" w:eastAsia="Times New Roman" w:hAnsi="Times New Roman"/>
          <w:color w:val="222222"/>
          <w:sz w:val="24"/>
          <w:szCs w:val="24"/>
        </w:rPr>
        <w:t>/</w:t>
      </w:r>
      <w:hyperlink r:id="rId91" w:tooltip="MultiMediaCard" w:history="1">
        <w:r w:rsidR="006D04DD" w:rsidRPr="004E76D6">
          <w:rPr>
            <w:rFonts w:ascii="Times New Roman" w:eastAsia="Times New Roman" w:hAnsi="Times New Roman"/>
            <w:color w:val="0B0080"/>
            <w:sz w:val="24"/>
            <w:szCs w:val="24"/>
            <w:u w:val="single"/>
          </w:rPr>
          <w:t>MMC</w:t>
        </w:r>
      </w:hyperlink>
      <w:r w:rsidR="006D04DD" w:rsidRPr="004E76D6">
        <w:rPr>
          <w:rFonts w:ascii="Times New Roman" w:eastAsia="Times New Roman" w:hAnsi="Times New Roman"/>
          <w:color w:val="222222"/>
          <w:sz w:val="24"/>
          <w:szCs w:val="24"/>
        </w:rPr>
        <w:t>/</w:t>
      </w:r>
      <w:proofErr w:type="spellStart"/>
      <w:r>
        <w:fldChar w:fldCharType="begin"/>
      </w:r>
      <w:r>
        <w:instrText>HYPERLINK "https://en.wikipedia.org/wiki/MultiMediaCard" \l "eMMC" \o "MultiMediaCard"</w:instrText>
      </w:r>
      <w:r>
        <w:fldChar w:fldCharType="separate"/>
      </w:r>
      <w:r w:rsidR="006D04DD" w:rsidRPr="004E76D6">
        <w:rPr>
          <w:rFonts w:ascii="Times New Roman" w:eastAsia="Times New Roman" w:hAnsi="Times New Roman"/>
          <w:color w:val="0B0080"/>
          <w:sz w:val="24"/>
          <w:szCs w:val="24"/>
          <w:u w:val="single"/>
        </w:rPr>
        <w:t>eMMC</w:t>
      </w:r>
      <w:proofErr w:type="spellEnd"/>
      <w:r>
        <w:fldChar w:fldCharType="end"/>
      </w:r>
      <w:r w:rsidR="006D04DD" w:rsidRPr="004E76D6">
        <w:rPr>
          <w:rFonts w:ascii="Times New Roman" w:eastAsia="Times New Roman" w:hAnsi="Times New Roman"/>
          <w:color w:val="222222"/>
          <w:sz w:val="24"/>
          <w:szCs w:val="24"/>
        </w:rPr>
        <w:t> host controller</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SDIO/SPI slave controller</w:t>
      </w:r>
    </w:p>
    <w:p w:rsidR="006D04DD" w:rsidRPr="004E76D6" w:rsidRDefault="009B7380"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hyperlink r:id="rId92" w:tooltip="Ethernet" w:history="1">
        <w:r w:rsidR="006D04DD" w:rsidRPr="004E76D6">
          <w:rPr>
            <w:rFonts w:ascii="Times New Roman" w:eastAsia="Times New Roman" w:hAnsi="Times New Roman"/>
            <w:color w:val="0B0080"/>
            <w:sz w:val="24"/>
            <w:szCs w:val="24"/>
            <w:u w:val="single"/>
          </w:rPr>
          <w:t>Ethernet</w:t>
        </w:r>
      </w:hyperlink>
      <w:r w:rsidR="006D04DD" w:rsidRPr="004E76D6">
        <w:rPr>
          <w:rFonts w:ascii="Times New Roman" w:eastAsia="Times New Roman" w:hAnsi="Times New Roman"/>
          <w:color w:val="222222"/>
          <w:sz w:val="24"/>
          <w:szCs w:val="24"/>
        </w:rPr>
        <w:t> MAC interface with dedicated DMA and </w:t>
      </w:r>
      <w:hyperlink r:id="rId93" w:tooltip="Precision Time Protocol" w:history="1">
        <w:r w:rsidR="006D04DD" w:rsidRPr="004E76D6">
          <w:rPr>
            <w:rFonts w:ascii="Times New Roman" w:eastAsia="Times New Roman" w:hAnsi="Times New Roman"/>
            <w:color w:val="0B0080"/>
            <w:sz w:val="24"/>
            <w:szCs w:val="24"/>
            <w:u w:val="single"/>
          </w:rPr>
          <w:t>IEEE 1588 Precision Time Protocol</w:t>
        </w:r>
      </w:hyperlink>
      <w:r w:rsidR="006D04DD" w:rsidRPr="004E76D6">
        <w:rPr>
          <w:rFonts w:ascii="Times New Roman" w:eastAsia="Times New Roman" w:hAnsi="Times New Roman"/>
          <w:color w:val="222222"/>
          <w:sz w:val="24"/>
          <w:szCs w:val="24"/>
        </w:rPr>
        <w:t> support</w:t>
      </w:r>
    </w:p>
    <w:p w:rsidR="006D04DD" w:rsidRPr="004E76D6" w:rsidRDefault="009B7380"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hyperlink r:id="rId94" w:tooltip="CAN bus" w:history="1">
        <w:r w:rsidR="006D04DD" w:rsidRPr="004E76D6">
          <w:rPr>
            <w:rFonts w:ascii="Times New Roman" w:eastAsia="Times New Roman" w:hAnsi="Times New Roman"/>
            <w:color w:val="0B0080"/>
            <w:sz w:val="24"/>
            <w:szCs w:val="24"/>
            <w:u w:val="single"/>
          </w:rPr>
          <w:t>CAN bus</w:t>
        </w:r>
      </w:hyperlink>
      <w:r w:rsidR="006D04DD" w:rsidRPr="004E76D6">
        <w:rPr>
          <w:rFonts w:ascii="Times New Roman" w:eastAsia="Times New Roman" w:hAnsi="Times New Roman"/>
          <w:color w:val="222222"/>
          <w:sz w:val="24"/>
          <w:szCs w:val="24"/>
        </w:rPr>
        <w:t> 2.0</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Infrared remote controller (TX/RX, up to 8 channels)</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Motor </w:t>
      </w:r>
      <w:hyperlink r:id="rId95" w:tooltip="Pulse-width modulation" w:history="1">
        <w:r w:rsidRPr="004E76D6">
          <w:rPr>
            <w:rFonts w:ascii="Times New Roman" w:eastAsia="Times New Roman" w:hAnsi="Times New Roman"/>
            <w:color w:val="0B0080"/>
            <w:sz w:val="24"/>
            <w:szCs w:val="24"/>
            <w:u w:val="single"/>
          </w:rPr>
          <w:t>PWM</w:t>
        </w:r>
      </w:hyperlink>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LED </w:t>
      </w:r>
      <w:hyperlink r:id="rId96" w:tooltip="Pulse-width modulation" w:history="1">
        <w:r w:rsidRPr="004E76D6">
          <w:rPr>
            <w:rFonts w:ascii="Times New Roman" w:eastAsia="Times New Roman" w:hAnsi="Times New Roman"/>
            <w:color w:val="0B0080"/>
            <w:sz w:val="24"/>
            <w:szCs w:val="24"/>
            <w:u w:val="single"/>
          </w:rPr>
          <w:t>PWM</w:t>
        </w:r>
      </w:hyperlink>
      <w:r w:rsidRPr="004E76D6">
        <w:rPr>
          <w:rFonts w:ascii="Times New Roman" w:eastAsia="Times New Roman" w:hAnsi="Times New Roman"/>
          <w:color w:val="222222"/>
          <w:sz w:val="24"/>
          <w:szCs w:val="24"/>
        </w:rPr>
        <w:t> (up to 16 channels)</w:t>
      </w:r>
    </w:p>
    <w:p w:rsidR="006D04DD" w:rsidRPr="004E76D6" w:rsidRDefault="009B7380"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hyperlink r:id="rId97" w:tooltip="Hall effect sensor" w:history="1">
        <w:r w:rsidR="006D04DD" w:rsidRPr="004E76D6">
          <w:rPr>
            <w:rFonts w:ascii="Times New Roman" w:eastAsia="Times New Roman" w:hAnsi="Times New Roman"/>
            <w:color w:val="0B0080"/>
            <w:sz w:val="24"/>
            <w:szCs w:val="24"/>
            <w:u w:val="single"/>
          </w:rPr>
          <w:t>Hall effect sensor</w:t>
        </w:r>
      </w:hyperlink>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Ultra low power analog pre-amplifier</w:t>
      </w:r>
    </w:p>
    <w:p w:rsidR="006D04DD" w:rsidRPr="004E76D6" w:rsidRDefault="006D04DD" w:rsidP="006D04DD">
      <w:pPr>
        <w:numPr>
          <w:ilvl w:val="0"/>
          <w:numId w:val="25"/>
        </w:numPr>
        <w:shd w:val="clear" w:color="auto" w:fill="FFFFFF"/>
        <w:spacing w:before="100" w:beforeAutospacing="1" w:after="24" w:line="240" w:lineRule="auto"/>
        <w:ind w:left="384"/>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Security:</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IEEE 802.11 standard security features all supported, including WFA, WPA/WPA2 and WAPI</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Secure boot</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Flash encryption</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1024-bit OTP, up to 768-bit for customers</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Cryptographic hardware acceleration: </w:t>
      </w:r>
      <w:hyperlink r:id="rId98" w:tooltip="Advanced Encryption Standard" w:history="1">
        <w:r w:rsidRPr="004E76D6">
          <w:rPr>
            <w:rFonts w:ascii="Times New Roman" w:eastAsia="Times New Roman" w:hAnsi="Times New Roman"/>
            <w:color w:val="0B0080"/>
            <w:sz w:val="24"/>
            <w:szCs w:val="24"/>
            <w:u w:val="single"/>
          </w:rPr>
          <w:t>AES</w:t>
        </w:r>
      </w:hyperlink>
      <w:r w:rsidRPr="004E76D6">
        <w:rPr>
          <w:rFonts w:ascii="Times New Roman" w:eastAsia="Times New Roman" w:hAnsi="Times New Roman"/>
          <w:color w:val="222222"/>
          <w:sz w:val="24"/>
          <w:szCs w:val="24"/>
        </w:rPr>
        <w:t>, </w:t>
      </w:r>
      <w:hyperlink r:id="rId99" w:tooltip="SHA-2" w:history="1">
        <w:r w:rsidRPr="004E76D6">
          <w:rPr>
            <w:rFonts w:ascii="Times New Roman" w:eastAsia="Times New Roman" w:hAnsi="Times New Roman"/>
            <w:color w:val="0B0080"/>
            <w:sz w:val="24"/>
            <w:szCs w:val="24"/>
            <w:u w:val="single"/>
          </w:rPr>
          <w:t>SHA-2</w:t>
        </w:r>
      </w:hyperlink>
      <w:r w:rsidRPr="004E76D6">
        <w:rPr>
          <w:rFonts w:ascii="Times New Roman" w:eastAsia="Times New Roman" w:hAnsi="Times New Roman"/>
          <w:color w:val="222222"/>
          <w:sz w:val="24"/>
          <w:szCs w:val="24"/>
        </w:rPr>
        <w:t>, </w:t>
      </w:r>
      <w:hyperlink r:id="rId100" w:tooltip="RSA (cryptosystem)" w:history="1">
        <w:r w:rsidRPr="004E76D6">
          <w:rPr>
            <w:rFonts w:ascii="Times New Roman" w:eastAsia="Times New Roman" w:hAnsi="Times New Roman"/>
            <w:color w:val="0B0080"/>
            <w:sz w:val="24"/>
            <w:szCs w:val="24"/>
            <w:u w:val="single"/>
          </w:rPr>
          <w:t>RSA</w:t>
        </w:r>
      </w:hyperlink>
      <w:r w:rsidRPr="004E76D6">
        <w:rPr>
          <w:rFonts w:ascii="Times New Roman" w:eastAsia="Times New Roman" w:hAnsi="Times New Roman"/>
          <w:color w:val="222222"/>
          <w:sz w:val="24"/>
          <w:szCs w:val="24"/>
        </w:rPr>
        <w:t>, </w:t>
      </w:r>
      <w:hyperlink r:id="rId101" w:tooltip="Elliptic curve cryptography" w:history="1">
        <w:r w:rsidRPr="004E76D6">
          <w:rPr>
            <w:rFonts w:ascii="Times New Roman" w:eastAsia="Times New Roman" w:hAnsi="Times New Roman"/>
            <w:color w:val="0B0080"/>
            <w:sz w:val="24"/>
            <w:szCs w:val="24"/>
            <w:u w:val="single"/>
          </w:rPr>
          <w:t>elliptic curve cryptography</w:t>
        </w:r>
      </w:hyperlink>
      <w:r w:rsidRPr="004E76D6">
        <w:rPr>
          <w:rFonts w:ascii="Times New Roman" w:eastAsia="Times New Roman" w:hAnsi="Times New Roman"/>
          <w:color w:val="222222"/>
          <w:sz w:val="24"/>
          <w:szCs w:val="24"/>
        </w:rPr>
        <w:t> (ECC), </w:t>
      </w:r>
      <w:hyperlink r:id="rId102" w:tooltip="Random number generator" w:history="1">
        <w:r w:rsidRPr="004E76D6">
          <w:rPr>
            <w:rFonts w:ascii="Times New Roman" w:eastAsia="Times New Roman" w:hAnsi="Times New Roman"/>
            <w:color w:val="0B0080"/>
            <w:sz w:val="24"/>
            <w:szCs w:val="24"/>
            <w:u w:val="single"/>
          </w:rPr>
          <w:t>random number generator</w:t>
        </w:r>
      </w:hyperlink>
      <w:r w:rsidRPr="004E76D6">
        <w:rPr>
          <w:rFonts w:ascii="Times New Roman" w:eastAsia="Times New Roman" w:hAnsi="Times New Roman"/>
          <w:color w:val="222222"/>
          <w:sz w:val="24"/>
          <w:szCs w:val="24"/>
        </w:rPr>
        <w:t> (RNG)</w:t>
      </w:r>
    </w:p>
    <w:p w:rsidR="006D04DD" w:rsidRPr="004E76D6" w:rsidRDefault="006D04DD" w:rsidP="006D04DD">
      <w:pPr>
        <w:numPr>
          <w:ilvl w:val="0"/>
          <w:numId w:val="25"/>
        </w:numPr>
        <w:shd w:val="clear" w:color="auto" w:fill="FFFFFF"/>
        <w:spacing w:before="100" w:beforeAutospacing="1" w:after="24" w:line="240" w:lineRule="auto"/>
        <w:ind w:left="384"/>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Power management:</w:t>
      </w:r>
    </w:p>
    <w:p w:rsidR="006D04DD" w:rsidRPr="00631898"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Internal </w:t>
      </w:r>
      <w:hyperlink r:id="rId103" w:tooltip="Low-dropout regulator" w:history="1">
        <w:r w:rsidRPr="00631898">
          <w:rPr>
            <w:rFonts w:ascii="Times New Roman" w:eastAsia="Times New Roman" w:hAnsi="Times New Roman"/>
            <w:color w:val="0B0080"/>
            <w:sz w:val="24"/>
            <w:szCs w:val="24"/>
          </w:rPr>
          <w:t>low-dropout regulator</w:t>
        </w:r>
      </w:hyperlink>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Individual power domain for RTC</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5uA deep sleep current</w:t>
      </w:r>
    </w:p>
    <w:p w:rsidR="006D04DD" w:rsidRPr="004E76D6" w:rsidRDefault="006D04DD" w:rsidP="006D04DD">
      <w:pPr>
        <w:numPr>
          <w:ilvl w:val="1"/>
          <w:numId w:val="25"/>
        </w:numPr>
        <w:shd w:val="clear" w:color="auto" w:fill="FFFFFF"/>
        <w:spacing w:before="100" w:beforeAutospacing="1" w:after="24" w:line="240" w:lineRule="auto"/>
        <w:ind w:left="768"/>
        <w:jc w:val="both"/>
        <w:rPr>
          <w:rFonts w:ascii="Times New Roman" w:eastAsia="Times New Roman" w:hAnsi="Times New Roman"/>
          <w:color w:val="222222"/>
          <w:sz w:val="24"/>
          <w:szCs w:val="24"/>
        </w:rPr>
      </w:pPr>
      <w:r w:rsidRPr="004E76D6">
        <w:rPr>
          <w:rFonts w:ascii="Times New Roman" w:eastAsia="Times New Roman" w:hAnsi="Times New Roman"/>
          <w:color w:val="222222"/>
          <w:sz w:val="24"/>
          <w:szCs w:val="24"/>
        </w:rPr>
        <w:t>Wake up from GPIO interrupt, timer, ADC measurements, capacitive touch sensor interrupt</w:t>
      </w:r>
    </w:p>
    <w:p w:rsidR="006D04DD" w:rsidRPr="004E76D6" w:rsidRDefault="006D04DD" w:rsidP="006D04DD">
      <w:pPr>
        <w:pStyle w:val="Heading2"/>
        <w:pBdr>
          <w:bottom w:val="single" w:sz="6" w:space="0" w:color="A2A9B1"/>
        </w:pBdr>
        <w:shd w:val="clear" w:color="auto" w:fill="FFFFFF"/>
        <w:spacing w:before="240" w:after="60"/>
        <w:jc w:val="both"/>
        <w:rPr>
          <w:b w:val="0"/>
          <w:bCs w:val="0"/>
          <w:color w:val="000000"/>
        </w:rPr>
      </w:pPr>
      <w:r>
        <w:rPr>
          <w:rStyle w:val="mw-headline"/>
          <w:b w:val="0"/>
          <w:bCs w:val="0"/>
          <w:color w:val="000000"/>
        </w:rPr>
        <w:t xml:space="preserve">4.4.2 </w:t>
      </w:r>
      <w:r w:rsidRPr="004E76D6">
        <w:rPr>
          <w:rStyle w:val="mw-headline"/>
          <w:b w:val="0"/>
          <w:bCs w:val="0"/>
          <w:color w:val="000000"/>
        </w:rPr>
        <w:t>QFN packaged chip and module</w:t>
      </w:r>
    </w:p>
    <w:p w:rsidR="006D04DD" w:rsidRPr="004E76D6" w:rsidRDefault="006D04DD" w:rsidP="006D04DD">
      <w:pPr>
        <w:pStyle w:val="NormalWeb"/>
        <w:shd w:val="clear" w:color="auto" w:fill="FFFFFF"/>
        <w:spacing w:before="120" w:beforeAutospacing="0" w:after="120" w:afterAutospacing="0"/>
        <w:jc w:val="both"/>
        <w:rPr>
          <w:color w:val="222222"/>
        </w:rPr>
      </w:pPr>
      <w:r w:rsidRPr="004E76D6">
        <w:rPr>
          <w:color w:val="222222"/>
        </w:rPr>
        <w:t>ESP32 is housed in </w:t>
      </w:r>
      <w:r w:rsidRPr="00631898">
        <w:t>Quad-Flat No-leads</w:t>
      </w:r>
      <w:r w:rsidRPr="004E76D6">
        <w:rPr>
          <w:color w:val="222222"/>
        </w:rPr>
        <w:t xml:space="preserve"> (QFN) packages of varying sizes with 49 pads. </w:t>
      </w:r>
      <w:proofErr w:type="gramStart"/>
      <w:r w:rsidRPr="004E76D6">
        <w:rPr>
          <w:color w:val="222222"/>
        </w:rPr>
        <w:t>Specifically, 48 connection pads along the sides and one large thermal pad (connected to ground) on the bottom.</w:t>
      </w:r>
      <w:proofErr w:type="gramEnd"/>
    </w:p>
    <w:p w:rsidR="006D04DD" w:rsidRPr="00E510CF" w:rsidRDefault="006D04DD" w:rsidP="006D04DD">
      <w:pPr>
        <w:pStyle w:val="Heading3"/>
        <w:shd w:val="clear" w:color="auto" w:fill="FFFFFF"/>
        <w:spacing w:before="72"/>
        <w:jc w:val="both"/>
        <w:rPr>
          <w:rFonts w:ascii="Times New Roman" w:hAnsi="Times New Roman" w:cs="Times New Roman"/>
          <w:color w:val="000000"/>
          <w:sz w:val="29"/>
          <w:szCs w:val="29"/>
        </w:rPr>
      </w:pPr>
      <w:r w:rsidRPr="00E510CF">
        <w:rPr>
          <w:rStyle w:val="mw-headline"/>
          <w:rFonts w:ascii="Times New Roman" w:hAnsi="Times New Roman" w:cs="Times New Roman"/>
          <w:color w:val="000000"/>
          <w:sz w:val="29"/>
          <w:szCs w:val="29"/>
        </w:rPr>
        <w:t>Chips</w:t>
      </w:r>
    </w:p>
    <w:p w:rsidR="006D04DD" w:rsidRPr="004E76D6" w:rsidRDefault="006D04DD" w:rsidP="006D04DD">
      <w:pPr>
        <w:pStyle w:val="NormalWeb"/>
        <w:shd w:val="clear" w:color="auto" w:fill="FFFFFF"/>
        <w:spacing w:before="120" w:beforeAutospacing="0" w:after="120" w:afterAutospacing="0"/>
        <w:jc w:val="both"/>
        <w:rPr>
          <w:color w:val="222222"/>
        </w:rPr>
      </w:pPr>
      <w:r w:rsidRPr="004E76D6">
        <w:rPr>
          <w:color w:val="222222"/>
        </w:rPr>
        <w:t>The ESP32 </w:t>
      </w:r>
      <w:r w:rsidRPr="00631898">
        <w:t>system on a chip</w:t>
      </w:r>
      <w:r w:rsidRPr="004E76D6">
        <w:rPr>
          <w:color w:val="222222"/>
        </w:rPr>
        <w:t> integrated circuit is packaged in both 6 mm × 6 mm and 5 mm × 5 mm sized QFN packages.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1690"/>
        <w:gridCol w:w="1473"/>
        <w:gridCol w:w="2313"/>
        <w:gridCol w:w="1270"/>
        <w:gridCol w:w="3984"/>
      </w:tblGrid>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Identifier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Processor cores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Embedded flash memory (</w:t>
            </w:r>
            <w:proofErr w:type="spellStart"/>
            <w:r w:rsidR="009B7380">
              <w:fldChar w:fldCharType="begin"/>
            </w:r>
            <w:r w:rsidR="009B7380">
              <w:instrText>HYPERLINK "https://en.wikipedia.org/wiki/MiB" \o "MiB"</w:instrText>
            </w:r>
            <w:r w:rsidR="009B7380">
              <w:fldChar w:fldCharType="separate"/>
            </w:r>
            <w:r w:rsidRPr="004E76D6">
              <w:rPr>
                <w:rStyle w:val="Hyperlink"/>
                <w:rFonts w:ascii="Times New Roman" w:hAnsi="Times New Roman"/>
                <w:b/>
                <w:bCs/>
                <w:color w:val="0B0080"/>
                <w:sz w:val="24"/>
                <w:szCs w:val="24"/>
              </w:rPr>
              <w:t>MiB</w:t>
            </w:r>
            <w:proofErr w:type="spellEnd"/>
            <w:r w:rsidR="009B7380">
              <w:fldChar w:fldCharType="end"/>
            </w:r>
            <w:r w:rsidRPr="004E76D6">
              <w:rPr>
                <w:rFonts w:ascii="Times New Roman" w:hAnsi="Times New Roman"/>
                <w:b/>
                <w:bCs/>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Package size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Description</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ESP31B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6×6 mm</w:t>
            </w:r>
            <w:r w:rsidRPr="004E76D6">
              <w:rPr>
                <w:rFonts w:ascii="Times New Roman" w:hAnsi="Times New Roman"/>
                <w:color w:val="222222"/>
                <w:sz w:val="24"/>
                <w:szCs w:val="24"/>
                <w:vertAlign w:val="superscript"/>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Pre-release </w:t>
            </w:r>
            <w:proofErr w:type="spellStart"/>
            <w:r w:rsidR="009B7380">
              <w:fldChar w:fldCharType="begin"/>
            </w:r>
            <w:r w:rsidR="009B7380">
              <w:instrText>HYPERLINK "https://en.wikipedia.org/wiki/System_on_a_chip" \o "System on a chip"</w:instrText>
            </w:r>
            <w:r w:rsidR="009B7380">
              <w:fldChar w:fldCharType="separate"/>
            </w:r>
            <w:r w:rsidRPr="004E76D6">
              <w:rPr>
                <w:rStyle w:val="Hyperlink"/>
                <w:rFonts w:ascii="Times New Roman" w:hAnsi="Times New Roman"/>
                <w:color w:val="0B0080"/>
                <w:sz w:val="24"/>
                <w:szCs w:val="24"/>
              </w:rPr>
              <w:t>SoC</w:t>
            </w:r>
            <w:proofErr w:type="spellEnd"/>
            <w:r w:rsidR="009B7380">
              <w:fldChar w:fldCharType="end"/>
            </w:r>
            <w:r w:rsidRPr="004E76D6">
              <w:rPr>
                <w:rFonts w:ascii="Times New Roman" w:hAnsi="Times New Roman"/>
                <w:color w:val="222222"/>
                <w:sz w:val="24"/>
                <w:szCs w:val="24"/>
              </w:rPr>
              <w:t> used for beta testing; no longer available.</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Style w:val="nowrap"/>
                <w:rFonts w:ascii="Times New Roman" w:hAnsi="Times New Roman"/>
                <w:color w:val="222222"/>
              </w:rPr>
              <w:t>ESP32-D0WDQ6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6×6 mm</w:t>
            </w:r>
            <w:r w:rsidRPr="004E76D6">
              <w:rPr>
                <w:rFonts w:ascii="Times New Roman" w:hAnsi="Times New Roman"/>
                <w:color w:val="222222"/>
                <w:sz w:val="24"/>
                <w:szCs w:val="24"/>
                <w:vertAlign w:val="superscript"/>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Initial production release chip of the ESP32 series.</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w:t>
            </w:r>
            <w:r w:rsidRPr="004E76D6">
              <w:rPr>
                <w:rFonts w:ascii="Times New Roman" w:hAnsi="Times New Roman"/>
                <w:color w:val="222222"/>
                <w:sz w:val="24"/>
                <w:szCs w:val="24"/>
              </w:rPr>
              <w:noBreakHyphen/>
              <w:t>D0WD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5×5 mm</w:t>
            </w:r>
            <w:r w:rsidRPr="004E76D6">
              <w:rPr>
                <w:rFonts w:ascii="Times New Roman" w:hAnsi="Times New Roman"/>
                <w:color w:val="222222"/>
                <w:sz w:val="24"/>
                <w:szCs w:val="24"/>
                <w:vertAlign w:val="superscript"/>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Smaller physical package variation similar to ESP32-D0WDQ6.</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lastRenderedPageBreak/>
              <w:t>ESP32</w:t>
            </w:r>
            <w:r w:rsidRPr="004E76D6">
              <w:rPr>
                <w:rFonts w:ascii="Times New Roman" w:hAnsi="Times New Roman"/>
                <w:color w:val="222222"/>
                <w:sz w:val="24"/>
                <w:szCs w:val="24"/>
              </w:rPr>
              <w:noBreakHyphen/>
              <w:t>D2WD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5×5 mm</w:t>
            </w:r>
            <w:r w:rsidRPr="004E76D6">
              <w:rPr>
                <w:rFonts w:ascii="Times New Roman" w:hAnsi="Times New Roman"/>
                <w:color w:val="222222"/>
                <w:sz w:val="24"/>
                <w:szCs w:val="24"/>
                <w:vertAlign w:val="superscript"/>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2 </w:t>
            </w:r>
            <w:proofErr w:type="spellStart"/>
            <w:r w:rsidRPr="004E76D6">
              <w:rPr>
                <w:rFonts w:ascii="Times New Roman" w:hAnsi="Times New Roman"/>
                <w:color w:val="222222"/>
                <w:sz w:val="24"/>
                <w:szCs w:val="24"/>
              </w:rPr>
              <w:t>MiB</w:t>
            </w:r>
            <w:proofErr w:type="spellEnd"/>
            <w:r w:rsidRPr="004E76D6">
              <w:rPr>
                <w:rFonts w:ascii="Times New Roman" w:hAnsi="Times New Roman"/>
                <w:color w:val="222222"/>
                <w:sz w:val="24"/>
                <w:szCs w:val="24"/>
              </w:rPr>
              <w:t xml:space="preserve"> (16 </w:t>
            </w:r>
            <w:proofErr w:type="spellStart"/>
            <w:r w:rsidRPr="004E76D6">
              <w:rPr>
                <w:rFonts w:ascii="Times New Roman" w:hAnsi="Times New Roman"/>
                <w:color w:val="222222"/>
                <w:sz w:val="24"/>
                <w:szCs w:val="24"/>
              </w:rPr>
              <w:t>Mibit</w:t>
            </w:r>
            <w:proofErr w:type="spellEnd"/>
            <w:r w:rsidRPr="004E76D6">
              <w:rPr>
                <w:rFonts w:ascii="Times New Roman" w:hAnsi="Times New Roman"/>
                <w:color w:val="222222"/>
                <w:sz w:val="24"/>
                <w:szCs w:val="24"/>
              </w:rPr>
              <w:t>) embedded flash memory variation.</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w:t>
            </w:r>
            <w:r w:rsidRPr="004E76D6">
              <w:rPr>
                <w:rFonts w:ascii="Times New Roman" w:hAnsi="Times New Roman"/>
                <w:color w:val="222222"/>
                <w:sz w:val="24"/>
                <w:szCs w:val="24"/>
              </w:rPr>
              <w:noBreakHyphen/>
              <w:t>S0WD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5×5 mm</w:t>
            </w:r>
            <w:r w:rsidRPr="004E76D6">
              <w:rPr>
                <w:rFonts w:ascii="Times New Roman" w:hAnsi="Times New Roman"/>
                <w:color w:val="222222"/>
                <w:sz w:val="24"/>
                <w:szCs w:val="24"/>
                <w:vertAlign w:val="superscript"/>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Single-core processor variation.</w:t>
            </w:r>
          </w:p>
        </w:tc>
      </w:tr>
    </w:tbl>
    <w:p w:rsidR="006D04DD" w:rsidRPr="004E76D6" w:rsidRDefault="006D04DD" w:rsidP="006D04DD">
      <w:pPr>
        <w:pStyle w:val="Heading3"/>
        <w:shd w:val="clear" w:color="auto" w:fill="FFFFFF"/>
        <w:spacing w:before="72"/>
        <w:jc w:val="both"/>
        <w:rPr>
          <w:rFonts w:ascii="Times New Roman" w:hAnsi="Times New Roman" w:cs="Times New Roman"/>
          <w:color w:val="000000"/>
        </w:rPr>
      </w:pPr>
      <w:r w:rsidRPr="004E76D6">
        <w:rPr>
          <w:rStyle w:val="mw-headline"/>
          <w:rFonts w:ascii="Times New Roman" w:hAnsi="Times New Roman" w:cs="Times New Roman"/>
          <w:color w:val="000000"/>
        </w:rPr>
        <w:t>Module</w:t>
      </w:r>
    </w:p>
    <w:p w:rsidR="006D04DD" w:rsidRPr="004E76D6" w:rsidRDefault="006D04DD" w:rsidP="006D04DD">
      <w:pPr>
        <w:pStyle w:val="NormalWeb"/>
        <w:shd w:val="clear" w:color="auto" w:fill="FFFFFF"/>
        <w:spacing w:before="120" w:beforeAutospacing="0" w:after="120" w:afterAutospacing="0"/>
        <w:jc w:val="both"/>
        <w:rPr>
          <w:color w:val="222222"/>
        </w:rPr>
      </w:pPr>
      <w:r w:rsidRPr="004E76D6">
        <w:rPr>
          <w:color w:val="222222"/>
        </w:rPr>
        <w:t>The ESP32-PICO-D4 </w:t>
      </w:r>
      <w:hyperlink r:id="rId104" w:tooltip="System in package" w:history="1">
        <w:r w:rsidRPr="004E76D6">
          <w:rPr>
            <w:rStyle w:val="Hyperlink"/>
            <w:color w:val="0B0080"/>
          </w:rPr>
          <w:t>system in package</w:t>
        </w:r>
      </w:hyperlink>
      <w:r w:rsidRPr="004E76D6">
        <w:rPr>
          <w:color w:val="222222"/>
        </w:rPr>
        <w:t> module combines an ESP32 silicon chip, crystal oscillator, flash memory chip, filter capacitors, and RF matching links into a single 7 mm × 7 mm sized QFN package.</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1846"/>
        <w:gridCol w:w="1399"/>
        <w:gridCol w:w="2046"/>
        <w:gridCol w:w="1220"/>
        <w:gridCol w:w="4219"/>
      </w:tblGrid>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Identifier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Processor cores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Embedded flash memory (</w:t>
            </w:r>
            <w:proofErr w:type="spellStart"/>
            <w:r w:rsidR="009B7380">
              <w:fldChar w:fldCharType="begin"/>
            </w:r>
            <w:r w:rsidR="009B7380">
              <w:instrText>HYPERLINK "https://en.wikipedia.org/wiki/MiB" \o "MiB"</w:instrText>
            </w:r>
            <w:r w:rsidR="009B7380">
              <w:fldChar w:fldCharType="separate"/>
            </w:r>
            <w:r w:rsidRPr="004E76D6">
              <w:rPr>
                <w:rStyle w:val="Hyperlink"/>
                <w:rFonts w:ascii="Times New Roman" w:hAnsi="Times New Roman"/>
                <w:b/>
                <w:bCs/>
                <w:color w:val="0B0080"/>
                <w:sz w:val="24"/>
                <w:szCs w:val="24"/>
              </w:rPr>
              <w:t>MiB</w:t>
            </w:r>
            <w:proofErr w:type="spellEnd"/>
            <w:r w:rsidR="009B7380">
              <w:fldChar w:fldCharType="end"/>
            </w:r>
            <w:r w:rsidRPr="004E76D6">
              <w:rPr>
                <w:rFonts w:ascii="Times New Roman" w:hAnsi="Times New Roman"/>
                <w:b/>
                <w:bCs/>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Package size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Description</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noWrap/>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ESP32-PICO-D4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7×7 mm</w:t>
            </w:r>
            <w:r w:rsidRPr="004E76D6">
              <w:rPr>
                <w:rFonts w:ascii="Times New Roman" w:hAnsi="Times New Roman"/>
                <w:color w:val="222222"/>
                <w:sz w:val="24"/>
                <w:szCs w:val="24"/>
                <w:vertAlign w:val="superscript"/>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Includes ESP32 chip, crystal oscillator, flash memory, filter capacitors, and RF matching links.</w:t>
            </w:r>
            <w:hyperlink r:id="rId105" w:anchor="cite_note-EspressifESP32PICOD4-4" w:history="1">
              <w:r w:rsidRPr="004E76D6">
                <w:rPr>
                  <w:rStyle w:val="Hyperlink"/>
                  <w:rFonts w:ascii="Times New Roman" w:hAnsi="Times New Roman"/>
                  <w:color w:val="0B0080"/>
                  <w:sz w:val="24"/>
                  <w:szCs w:val="24"/>
                  <w:vertAlign w:val="superscript"/>
                </w:rPr>
                <w:t>[4]</w:t>
              </w:r>
            </w:hyperlink>
          </w:p>
        </w:tc>
      </w:tr>
    </w:tbl>
    <w:p w:rsidR="006D04DD" w:rsidRPr="00E510CF" w:rsidRDefault="006D04DD" w:rsidP="006D04DD">
      <w:pPr>
        <w:pStyle w:val="Heading2"/>
        <w:pBdr>
          <w:bottom w:val="single" w:sz="6" w:space="0" w:color="A2A9B1"/>
        </w:pBdr>
        <w:shd w:val="clear" w:color="auto" w:fill="FFFFFF"/>
        <w:spacing w:before="240" w:after="60"/>
        <w:jc w:val="both"/>
        <w:rPr>
          <w:b w:val="0"/>
          <w:bCs w:val="0"/>
          <w:color w:val="000000"/>
        </w:rPr>
      </w:pPr>
      <w:r w:rsidRPr="00E510CF">
        <w:rPr>
          <w:rStyle w:val="mw-headline"/>
          <w:b w:val="0"/>
          <w:bCs w:val="0"/>
          <w:color w:val="000000"/>
        </w:rPr>
        <w:t>Printed circuit boards</w:t>
      </w:r>
    </w:p>
    <w:p w:rsidR="006D04DD" w:rsidRPr="00E510CF" w:rsidRDefault="006D04DD" w:rsidP="006D04DD">
      <w:pPr>
        <w:pStyle w:val="Heading3"/>
        <w:shd w:val="clear" w:color="auto" w:fill="FFFFFF"/>
        <w:spacing w:before="72"/>
        <w:jc w:val="both"/>
        <w:rPr>
          <w:rFonts w:ascii="Times New Roman" w:hAnsi="Times New Roman" w:cs="Times New Roman"/>
          <w:b/>
          <w:bCs/>
          <w:color w:val="000000"/>
          <w:sz w:val="29"/>
          <w:szCs w:val="29"/>
        </w:rPr>
      </w:pPr>
      <w:r w:rsidRPr="00E510CF">
        <w:rPr>
          <w:rStyle w:val="mw-headline"/>
          <w:rFonts w:ascii="Times New Roman" w:hAnsi="Times New Roman" w:cs="Times New Roman"/>
          <w:color w:val="000000"/>
          <w:sz w:val="29"/>
          <w:szCs w:val="29"/>
        </w:rPr>
        <w:t>Surface-mount module boards</w:t>
      </w:r>
    </w:p>
    <w:p w:rsidR="006D04DD" w:rsidRPr="004E76D6" w:rsidRDefault="006D04DD" w:rsidP="006D04DD">
      <w:pPr>
        <w:pStyle w:val="NormalWeb"/>
        <w:shd w:val="clear" w:color="auto" w:fill="FFFFFF"/>
        <w:spacing w:before="120" w:beforeAutospacing="0" w:after="120" w:afterAutospacing="0"/>
        <w:jc w:val="both"/>
        <w:rPr>
          <w:color w:val="222222"/>
        </w:rPr>
      </w:pPr>
      <w:r w:rsidRPr="004E76D6">
        <w:rPr>
          <w:color w:val="222222"/>
        </w:rPr>
        <w:t>ESP32 based </w:t>
      </w:r>
      <w:r w:rsidRPr="009939BD">
        <w:t>surface-mount</w:t>
      </w:r>
      <w:r w:rsidRPr="004E76D6">
        <w:rPr>
          <w:color w:val="222222"/>
        </w:rPr>
        <w:t> </w:t>
      </w:r>
      <w:r w:rsidRPr="009939BD">
        <w:t>printed circuit board</w:t>
      </w:r>
      <w:r w:rsidRPr="004E76D6">
        <w:rPr>
          <w:color w:val="222222"/>
        </w:rPr>
        <w:t> modules directly contain the ESP32 </w:t>
      </w:r>
      <w:proofErr w:type="spellStart"/>
      <w:r w:rsidRPr="009939BD">
        <w:t>SoC</w:t>
      </w:r>
      <w:proofErr w:type="spellEnd"/>
      <w:r w:rsidRPr="004E76D6">
        <w:rPr>
          <w:color w:val="222222"/>
        </w:rPr>
        <w:t> and are designed to be easily integrated onto other circuit boards. Meandered </w:t>
      </w:r>
      <w:r w:rsidRPr="009939BD">
        <w:t>inverted-F antenna</w:t>
      </w:r>
      <w:r w:rsidRPr="004E76D6">
        <w:rPr>
          <w:color w:val="222222"/>
        </w:rPr>
        <w:t> designs are used for the PCB trace antennas on the modules listed below. In addition to flash memory, some modules include </w:t>
      </w:r>
      <w:proofErr w:type="spellStart"/>
      <w:r w:rsidRPr="009939BD">
        <w:t>pseudostatic</w:t>
      </w:r>
      <w:proofErr w:type="spellEnd"/>
      <w:r w:rsidRPr="009939BD">
        <w:t xml:space="preserve"> RAM</w:t>
      </w:r>
      <w:r w:rsidRPr="004E76D6">
        <w:rPr>
          <w:color w:val="222222"/>
        </w:rPr>
        <w:t> (</w:t>
      </w:r>
      <w:proofErr w:type="spellStart"/>
      <w:r w:rsidRPr="004E76D6">
        <w:rPr>
          <w:color w:val="222222"/>
        </w:rPr>
        <w:t>pSRAM</w:t>
      </w:r>
      <w:proofErr w:type="spellEnd"/>
      <w:r w:rsidRPr="004E76D6">
        <w:rPr>
          <w:color w:val="222222"/>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1605"/>
        <w:gridCol w:w="1334"/>
        <w:gridCol w:w="1301"/>
        <w:gridCol w:w="1184"/>
        <w:gridCol w:w="1105"/>
        <w:gridCol w:w="4201"/>
      </w:tblGrid>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Vendor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Antenna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Flash memory (</w:t>
            </w:r>
            <w:proofErr w:type="spellStart"/>
            <w:r w:rsidR="009B7380">
              <w:fldChar w:fldCharType="begin"/>
            </w:r>
            <w:r w:rsidR="009B7380">
              <w:instrText>HYPERLINK "https://en.wikipedia.org/wiki/Mebibyte" \o "Mebibyte"</w:instrText>
            </w:r>
            <w:r w:rsidR="009B7380">
              <w:fldChar w:fldCharType="separate"/>
            </w:r>
            <w:r w:rsidRPr="004E76D6">
              <w:rPr>
                <w:rStyle w:val="Hyperlink"/>
                <w:rFonts w:ascii="Times New Roman" w:hAnsi="Times New Roman"/>
                <w:b/>
                <w:bCs/>
                <w:color w:val="0B0080"/>
                <w:sz w:val="24"/>
                <w:szCs w:val="24"/>
              </w:rPr>
              <w:t>MiB</w:t>
            </w:r>
            <w:proofErr w:type="spellEnd"/>
            <w:r w:rsidR="009B7380">
              <w:fldChar w:fldCharType="end"/>
            </w:r>
            <w:r w:rsidRPr="004E76D6">
              <w:rPr>
                <w:rFonts w:ascii="Times New Roman" w:hAnsi="Times New Roman"/>
                <w:b/>
                <w:bCs/>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proofErr w:type="spellStart"/>
            <w:r w:rsidRPr="004E76D6">
              <w:rPr>
                <w:rFonts w:ascii="Times New Roman" w:hAnsi="Times New Roman"/>
                <w:b/>
                <w:bCs/>
                <w:color w:val="222222"/>
                <w:sz w:val="24"/>
                <w:szCs w:val="24"/>
              </w:rPr>
              <w:t>pSRAM</w:t>
            </w:r>
            <w:proofErr w:type="spellEnd"/>
            <w:r w:rsidRPr="004E76D6">
              <w:rPr>
                <w:rFonts w:ascii="Times New Roman" w:hAnsi="Times New Roman"/>
                <w:b/>
                <w:bCs/>
                <w:color w:val="222222"/>
                <w:sz w:val="24"/>
                <w:szCs w:val="24"/>
              </w:rPr>
              <w:t xml:space="preserve"> (</w:t>
            </w:r>
            <w:proofErr w:type="spellStart"/>
            <w:r w:rsidR="009B7380">
              <w:fldChar w:fldCharType="begin"/>
            </w:r>
            <w:r w:rsidR="009B7380">
              <w:instrText>HYPERLINK "https://en.wikipedia.org/wiki/Mebibyte" \o "Mebibyte"</w:instrText>
            </w:r>
            <w:r w:rsidR="009B7380">
              <w:fldChar w:fldCharType="separate"/>
            </w:r>
            <w:r w:rsidRPr="004E76D6">
              <w:rPr>
                <w:rStyle w:val="Hyperlink"/>
                <w:rFonts w:ascii="Times New Roman" w:hAnsi="Times New Roman"/>
                <w:b/>
                <w:bCs/>
                <w:color w:val="0B0080"/>
                <w:sz w:val="24"/>
                <w:szCs w:val="24"/>
              </w:rPr>
              <w:t>MiB</w:t>
            </w:r>
            <w:proofErr w:type="spellEnd"/>
            <w:r w:rsidR="009B7380">
              <w:fldChar w:fldCharType="end"/>
            </w:r>
            <w:r w:rsidRPr="004E76D6">
              <w:rPr>
                <w:rFonts w:ascii="Times New Roman" w:hAnsi="Times New Roman"/>
                <w:b/>
                <w:bCs/>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Description</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Espressif</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Style w:val="nowrap"/>
                <w:rFonts w:ascii="Times New Roman" w:hAnsi="Times New Roman"/>
                <w:color w:val="222222"/>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Discontinued. Limited distribution, pre-production module created by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xml:space="preserve"> for beta testing purposes; this module used the ESP31B, the beta testing chip for the ESP32 series. FCC Part 15.247 tested (FCC ID: 2AC7Z-ESP32).</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First publicly available ESP32 module board created by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xml:space="preserve">.  FCC Part 15.247 tested (FCC ID: 2AC7Z-ESPWROOM32). </w:t>
            </w:r>
            <w:r w:rsidRPr="004E76D6">
              <w:rPr>
                <w:rFonts w:ascii="Times New Roman" w:hAnsi="Times New Roman"/>
                <w:color w:val="222222"/>
                <w:sz w:val="24"/>
                <w:szCs w:val="24"/>
              </w:rPr>
              <w:br/>
            </w:r>
            <w:r w:rsidRPr="004E76D6">
              <w:rPr>
                <w:rFonts w:ascii="Times New Roman" w:hAnsi="Times New Roman"/>
                <w:color w:val="222222"/>
                <w:sz w:val="24"/>
                <w:szCs w:val="24"/>
              </w:rPr>
              <w:lastRenderedPageBreak/>
              <w:t>Based on ESP32-D0WDQ6 chip.</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Revision of the ESP-WROOM-32 module which uses an ESP32-D0WD chip instead of an ESP32-D0WDQ6 chip.</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Style w:val="nowrap"/>
                <w:rFonts w:ascii="Times New Roman" w:hAnsi="Times New Roman"/>
                <w:color w:val="222222"/>
              </w:rPr>
              <w:t>ESP32-WROOM-32U</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9B7380" w:rsidP="006B268F">
            <w:pPr>
              <w:spacing w:before="240" w:after="240"/>
              <w:jc w:val="both"/>
              <w:rPr>
                <w:rFonts w:ascii="Times New Roman" w:hAnsi="Times New Roman"/>
                <w:color w:val="222222"/>
                <w:sz w:val="24"/>
                <w:szCs w:val="24"/>
              </w:rPr>
            </w:pPr>
            <w:hyperlink r:id="rId106" w:tooltip="Hirose U.FL" w:history="1">
              <w:r w:rsidR="006D04DD" w:rsidRPr="004E76D6">
                <w:rPr>
                  <w:rStyle w:val="Hyperlink"/>
                  <w:rFonts w:ascii="Times New Roman" w:hAnsi="Times New Roman"/>
                  <w:color w:val="0B0080"/>
                  <w:sz w:val="24"/>
                  <w:szCs w:val="24"/>
                </w:rPr>
                <w:t>U.FL socket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Alternative to the ESP-WROOM-32D module which has a U.FL connector for external antenna in lieu of a PCB trace antenna.</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Style w:val="nowrap"/>
                <w:rFonts w:ascii="Times New Roman" w:hAnsi="Times New Roman"/>
                <w:color w:val="222222"/>
              </w:rPr>
              <w:t>ESP32-WROVER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 module board with 4 </w:t>
            </w:r>
            <w:proofErr w:type="spellStart"/>
            <w:r w:rsidRPr="004E76D6">
              <w:rPr>
                <w:rFonts w:ascii="Times New Roman" w:hAnsi="Times New Roman"/>
                <w:color w:val="222222"/>
                <w:sz w:val="24"/>
                <w:szCs w:val="24"/>
              </w:rPr>
              <w:t>MiBpSRAM</w:t>
            </w:r>
            <w:proofErr w:type="spellEnd"/>
            <w:r w:rsidRPr="004E76D6">
              <w:rPr>
                <w:rFonts w:ascii="Times New Roman" w:hAnsi="Times New Roman"/>
                <w:color w:val="222222"/>
                <w:sz w:val="24"/>
                <w:szCs w:val="24"/>
              </w:rPr>
              <w:t xml:space="preserve"> created by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FCC part 15.247 tested (FCC ID 2AC7Z-ESP32WROVER). Uses 40 MHz crystal oscillator. Does not include U.FL connector. </w:t>
            </w:r>
            <w:r w:rsidRPr="004E76D6">
              <w:rPr>
                <w:rFonts w:ascii="Times New Roman" w:hAnsi="Times New Roman"/>
                <w:color w:val="222222"/>
                <w:sz w:val="24"/>
                <w:szCs w:val="24"/>
              </w:rPr>
              <w:br/>
              <w:t>Based on ESP32-D0WDQ6 chip.</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Style w:val="nowrap"/>
                <w:rFonts w:ascii="Times New Roman" w:hAnsi="Times New Roman"/>
                <w:color w:val="222222"/>
              </w:rPr>
              <w:t>ESP32-WROVER-I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U.FL socket, 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Variation of ESP32-WROVER module configured to use an on-board U.FL compatible connector. PCB trace antenna not connected by default.</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Ai-Thinker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ESP32 module based on the form factor of the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xml:space="preserve"> ESP-WROOM-32 module. </w:t>
            </w:r>
            <w:r>
              <w:rPr>
                <w:rFonts w:ascii="Times New Roman" w:hAnsi="Times New Roman"/>
                <w:color w:val="222222"/>
                <w:sz w:val="24"/>
                <w:szCs w:val="24"/>
              </w:rPr>
              <w:t xml:space="preserve">The ESP-32S module replaced the </w:t>
            </w:r>
            <w:r w:rsidRPr="004E76D6">
              <w:rPr>
                <w:rFonts w:ascii="Times New Roman" w:hAnsi="Times New Roman"/>
                <w:color w:val="222222"/>
                <w:sz w:val="24"/>
                <w:szCs w:val="24"/>
              </w:rPr>
              <w:t>unreleased ESP3212 module.</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AnalogLamb</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ESP-32S-ALB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Clone of the ESP-32S module (ESP-WROOM-32 compatible footprint). Seen with a green solder mask coating.</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ALB-WROOM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Variation of ESP-32S-ALB with 16 </w:t>
            </w:r>
            <w:proofErr w:type="spellStart"/>
            <w:r w:rsidRPr="004E76D6">
              <w:rPr>
                <w:rFonts w:ascii="Times New Roman" w:hAnsi="Times New Roman"/>
                <w:color w:val="222222"/>
                <w:sz w:val="24"/>
                <w:szCs w:val="24"/>
              </w:rPr>
              <w:t>MiB</w:t>
            </w:r>
            <w:proofErr w:type="spellEnd"/>
            <w:r w:rsidRPr="004E76D6">
              <w:rPr>
                <w:rFonts w:ascii="Times New Roman" w:hAnsi="Times New Roman"/>
                <w:color w:val="222222"/>
                <w:sz w:val="24"/>
                <w:szCs w:val="24"/>
              </w:rPr>
              <w:t xml:space="preserve"> of flash memory.</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ALB32-</w:t>
            </w:r>
            <w:r w:rsidRPr="004E76D6">
              <w:rPr>
                <w:rFonts w:ascii="Times New Roman" w:hAnsi="Times New Roman"/>
                <w:color w:val="222222"/>
                <w:sz w:val="24"/>
                <w:szCs w:val="24"/>
              </w:rPr>
              <w:lastRenderedPageBreak/>
              <w:t>WROVER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lastRenderedPageBreak/>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 module board with 4 </w:t>
            </w:r>
            <w:proofErr w:type="spellStart"/>
            <w:r w:rsidRPr="004E76D6">
              <w:rPr>
                <w:rFonts w:ascii="Times New Roman" w:hAnsi="Times New Roman"/>
                <w:color w:val="222222"/>
                <w:sz w:val="24"/>
                <w:szCs w:val="24"/>
              </w:rPr>
              <w:t>MiBpSRAM</w:t>
            </w:r>
            <w:proofErr w:type="spellEnd"/>
            <w:r w:rsidRPr="004E76D6">
              <w:rPr>
                <w:rFonts w:ascii="Times New Roman" w:hAnsi="Times New Roman"/>
                <w:color w:val="222222"/>
                <w:sz w:val="24"/>
                <w:szCs w:val="24"/>
              </w:rPr>
              <w:t xml:space="preserve"> with the same footprint as the ESP-</w:t>
            </w:r>
            <w:r w:rsidRPr="004E76D6">
              <w:rPr>
                <w:rFonts w:ascii="Times New Roman" w:hAnsi="Times New Roman"/>
                <w:color w:val="222222"/>
                <w:sz w:val="24"/>
                <w:szCs w:val="24"/>
              </w:rPr>
              <w:lastRenderedPageBreak/>
              <w:t>WROOM-32 module.</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lastRenderedPageBreak/>
              <w:t>DFRobot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Module board similar to </w:t>
            </w:r>
            <w:proofErr w:type="spellStart"/>
            <w:r w:rsidRPr="004E76D6">
              <w:rPr>
                <w:rFonts w:ascii="Times New Roman" w:hAnsi="Times New Roman"/>
                <w:color w:val="222222"/>
                <w:sz w:val="24"/>
                <w:szCs w:val="24"/>
              </w:rPr>
              <w:t>EspressifSystems's</w:t>
            </w:r>
            <w:proofErr w:type="spellEnd"/>
            <w:r w:rsidRPr="004E76D6">
              <w:rPr>
                <w:rFonts w:ascii="Times New Roman" w:hAnsi="Times New Roman"/>
                <w:color w:val="222222"/>
                <w:sz w:val="24"/>
                <w:szCs w:val="24"/>
              </w:rPr>
              <w:t xml:space="preserve"> ESP-WROOM-32, but is not FCC certified, and uses 26 MHz or 32 kHz crystal oscillator.</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eBox&amp;Widora</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ESP32-Bit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Ceramic, U.FL socket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Module has a ceramic antenna and an U.FL antenna connector. This module has a different footprint than the ESP-WROOM-32/ESP-32S modules.</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Goouuu</w:t>
            </w:r>
            <w:proofErr w:type="spellEnd"/>
            <w:r w:rsidRPr="004E76D6">
              <w:rPr>
                <w:rFonts w:ascii="Times New Roman" w:hAnsi="Times New Roman"/>
                <w:color w:val="222222"/>
                <w:sz w:val="24"/>
                <w:szCs w:val="24"/>
              </w:rPr>
              <w:t xml:space="preserve"> Tech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Module board similar to </w:t>
            </w:r>
            <w:proofErr w:type="spellStart"/>
            <w:r w:rsidRPr="004E76D6">
              <w:rPr>
                <w:rFonts w:ascii="Times New Roman" w:hAnsi="Times New Roman"/>
                <w:color w:val="222222"/>
                <w:sz w:val="24"/>
                <w:szCs w:val="24"/>
              </w:rPr>
              <w:t>EspressifSystems's</w:t>
            </w:r>
            <w:proofErr w:type="spellEnd"/>
            <w:r w:rsidRPr="004E76D6">
              <w:rPr>
                <w:rFonts w:ascii="Times New Roman" w:hAnsi="Times New Roman"/>
                <w:color w:val="222222"/>
                <w:sz w:val="24"/>
                <w:szCs w:val="24"/>
              </w:rPr>
              <w:t xml:space="preserve"> ESP-WROOM-32. FCC certified (ID 2AM77-ESP-32F).</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IntoRobot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Module similar in appearance to </w:t>
            </w:r>
            <w:proofErr w:type="spellStart"/>
            <w:r w:rsidRPr="004E76D6">
              <w:rPr>
                <w:rFonts w:ascii="Times New Roman" w:hAnsi="Times New Roman"/>
                <w:color w:val="222222"/>
                <w:sz w:val="24"/>
                <w:szCs w:val="24"/>
              </w:rPr>
              <w:t>Espressif's</w:t>
            </w:r>
            <w:proofErr w:type="spellEnd"/>
            <w:r w:rsidRPr="004E76D6">
              <w:rPr>
                <w:rFonts w:ascii="Times New Roman" w:hAnsi="Times New Roman"/>
                <w:color w:val="222222"/>
                <w:sz w:val="24"/>
                <w:szCs w:val="24"/>
              </w:rPr>
              <w:t xml:space="preserve"> ESP-WROOM-32, but footprint </w:t>
            </w:r>
            <w:proofErr w:type="spellStart"/>
            <w:r w:rsidRPr="004E76D6">
              <w:rPr>
                <w:rFonts w:ascii="Times New Roman" w:hAnsi="Times New Roman"/>
                <w:color w:val="222222"/>
                <w:sz w:val="24"/>
                <w:szCs w:val="24"/>
              </w:rPr>
              <w:t>pinout</w:t>
            </w:r>
            <w:proofErr w:type="spellEnd"/>
            <w:r w:rsidRPr="004E76D6">
              <w:rPr>
                <w:rFonts w:ascii="Times New Roman" w:hAnsi="Times New Roman"/>
                <w:color w:val="222222"/>
                <w:sz w:val="24"/>
                <w:szCs w:val="24"/>
              </w:rPr>
              <w:t xml:space="preserve"> differs.</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Ceramic, U.FL socket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Differs from </w:t>
            </w:r>
            <w:proofErr w:type="spellStart"/>
            <w:r w:rsidRPr="004E76D6">
              <w:rPr>
                <w:rFonts w:ascii="Times New Roman" w:hAnsi="Times New Roman"/>
                <w:color w:val="222222"/>
                <w:sz w:val="24"/>
                <w:szCs w:val="24"/>
              </w:rPr>
              <w:t>IntoRobot</w:t>
            </w:r>
            <w:proofErr w:type="spellEnd"/>
            <w:r w:rsidRPr="004E76D6">
              <w:rPr>
                <w:rFonts w:ascii="Times New Roman" w:hAnsi="Times New Roman"/>
                <w:color w:val="222222"/>
                <w:sz w:val="24"/>
                <w:szCs w:val="24"/>
              </w:rPr>
              <w:t xml:space="preserve"> W32 module in its antenna configuration.</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ITEAD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PSH-C32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1</w:t>
            </w:r>
            <w:hyperlink r:id="rId107" w:anchor="cite_note-IteadPSHC32Schematic-19" w:history="1">
              <w:r w:rsidRPr="004E76D6">
                <w:rPr>
                  <w:rStyle w:val="Hyperlink"/>
                  <w:rFonts w:ascii="Times New Roman" w:hAnsi="Times New Roman"/>
                  <w:color w:val="0B0080"/>
                  <w:sz w:val="24"/>
                  <w:szCs w:val="24"/>
                  <w:vertAlign w:val="superscript"/>
                </w:rPr>
                <w:t>[19]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Module has unusually small flash memory on board. Also, footprint is unique and differs from all other ESP32 modules.</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Pycom</w:t>
            </w:r>
            <w:proofErr w:type="spellEnd"/>
            <w:r w:rsidR="009B7380">
              <w:fldChar w:fldCharType="begin"/>
            </w:r>
            <w:r w:rsidR="009B7380">
              <w:instrText>HYPERLINK "https://en.wikipedia.org/wiki/ESP32" \l "cite_note-PycomOEMProducts-21"</w:instrText>
            </w:r>
            <w:r w:rsidR="009B7380">
              <w:fldChar w:fldCharType="separate"/>
            </w:r>
            <w:r w:rsidRPr="004E76D6">
              <w:rPr>
                <w:rStyle w:val="Hyperlink"/>
                <w:rFonts w:ascii="Times New Roman" w:hAnsi="Times New Roman"/>
                <w:color w:val="0B0080"/>
                <w:sz w:val="24"/>
                <w:szCs w:val="24"/>
                <w:vertAlign w:val="superscript"/>
              </w:rPr>
              <w:t>[21]</w:t>
            </w:r>
            <w:r w:rsidR="009B7380">
              <w:fldChar w:fldCharType="end"/>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(Not included.)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OEM module version of the </w:t>
            </w:r>
            <w:proofErr w:type="spellStart"/>
            <w:r w:rsidRPr="004E76D6">
              <w:rPr>
                <w:rFonts w:ascii="Times New Roman" w:hAnsi="Times New Roman"/>
                <w:color w:val="222222"/>
                <w:sz w:val="24"/>
                <w:szCs w:val="24"/>
              </w:rPr>
              <w:t>WiPy</w:t>
            </w:r>
            <w:proofErr w:type="spellEnd"/>
            <w:r w:rsidRPr="004E76D6">
              <w:rPr>
                <w:rFonts w:ascii="Times New Roman" w:hAnsi="Times New Roman"/>
                <w:color w:val="222222"/>
                <w:sz w:val="24"/>
                <w:szCs w:val="24"/>
              </w:rPr>
              <w:t xml:space="preserve"> 2.0. Supports Wi-Fi and Bluetooth. FCC ID 2AJMTWIPY01R.</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L01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(Not included.)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OEM module version of the </w:t>
            </w:r>
            <w:proofErr w:type="spellStart"/>
            <w:r w:rsidRPr="004E76D6">
              <w:rPr>
                <w:rFonts w:ascii="Times New Roman" w:hAnsi="Times New Roman"/>
                <w:color w:val="222222"/>
                <w:sz w:val="24"/>
                <w:szCs w:val="24"/>
              </w:rPr>
              <w:t>LoPy</w:t>
            </w:r>
            <w:proofErr w:type="spellEnd"/>
            <w:r w:rsidRPr="004E76D6">
              <w:rPr>
                <w:rFonts w:ascii="Times New Roman" w:hAnsi="Times New Roman"/>
                <w:color w:val="222222"/>
                <w:sz w:val="24"/>
                <w:szCs w:val="24"/>
              </w:rPr>
              <w:t xml:space="preserve">. Supports Wi-Fi, Bluetooth, and </w:t>
            </w:r>
            <w:proofErr w:type="spellStart"/>
            <w:r w:rsidRPr="004E76D6">
              <w:rPr>
                <w:rFonts w:ascii="Times New Roman" w:hAnsi="Times New Roman"/>
                <w:color w:val="222222"/>
                <w:sz w:val="24"/>
                <w:szCs w:val="24"/>
              </w:rPr>
              <w:t>LoRa</w:t>
            </w:r>
            <w:proofErr w:type="spellEnd"/>
            <w:r w:rsidRPr="004E76D6">
              <w:rPr>
                <w:rFonts w:ascii="Times New Roman" w:hAnsi="Times New Roman"/>
                <w:color w:val="222222"/>
                <w:sz w:val="24"/>
                <w:szCs w:val="24"/>
              </w:rPr>
              <w:t>. FCC ID 2AJMTLOPY01R.</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L04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(Not included.)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OEM module version of the LoPy4. Supports Wi-Fi, Bluetooth, </w:t>
            </w:r>
            <w:proofErr w:type="spellStart"/>
            <w:r w:rsidRPr="004E76D6">
              <w:rPr>
                <w:rFonts w:ascii="Times New Roman" w:hAnsi="Times New Roman"/>
                <w:color w:val="222222"/>
                <w:sz w:val="24"/>
                <w:szCs w:val="24"/>
              </w:rPr>
              <w:t>LoRa</w:t>
            </w:r>
            <w:proofErr w:type="spellEnd"/>
            <w:r w:rsidRPr="004E76D6">
              <w:rPr>
                <w:rFonts w:ascii="Times New Roman" w:hAnsi="Times New Roman"/>
                <w:color w:val="222222"/>
                <w:sz w:val="24"/>
                <w:szCs w:val="24"/>
              </w:rPr>
              <w:t xml:space="preserve">, and </w:t>
            </w:r>
            <w:proofErr w:type="spellStart"/>
            <w:r w:rsidRPr="004E76D6">
              <w:rPr>
                <w:rFonts w:ascii="Times New Roman" w:hAnsi="Times New Roman"/>
                <w:color w:val="222222"/>
                <w:sz w:val="24"/>
                <w:szCs w:val="24"/>
              </w:rPr>
              <w:t>Sigfox</w:t>
            </w:r>
            <w:proofErr w:type="spellEnd"/>
            <w:r w:rsidRPr="004E76D6">
              <w:rPr>
                <w:rFonts w:ascii="Times New Roman" w:hAnsi="Times New Roman"/>
                <w:color w:val="222222"/>
                <w:sz w:val="24"/>
                <w:szCs w:val="24"/>
              </w:rPr>
              <w:t>.</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S01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(Not included.)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Discontinued. OEM module version of the </w:t>
            </w:r>
            <w:proofErr w:type="spellStart"/>
            <w:r w:rsidRPr="004E76D6">
              <w:rPr>
                <w:rFonts w:ascii="Times New Roman" w:hAnsi="Times New Roman"/>
                <w:color w:val="222222"/>
                <w:sz w:val="24"/>
                <w:szCs w:val="24"/>
              </w:rPr>
              <w:t>SiPy</w:t>
            </w:r>
            <w:proofErr w:type="spellEnd"/>
            <w:r w:rsidRPr="004E76D6">
              <w:rPr>
                <w:rFonts w:ascii="Times New Roman" w:hAnsi="Times New Roman"/>
                <w:color w:val="222222"/>
                <w:sz w:val="24"/>
                <w:szCs w:val="24"/>
              </w:rPr>
              <w:t xml:space="preserve">. Supported Wi-Fi, Bluetooth, and </w:t>
            </w:r>
            <w:proofErr w:type="spellStart"/>
            <w:r w:rsidRPr="004E76D6">
              <w:rPr>
                <w:rFonts w:ascii="Times New Roman" w:hAnsi="Times New Roman"/>
                <w:color w:val="222222"/>
                <w:sz w:val="24"/>
                <w:szCs w:val="24"/>
              </w:rPr>
              <w:t>Sigfox</w:t>
            </w:r>
            <w:proofErr w:type="spellEnd"/>
            <w:r w:rsidRPr="004E76D6">
              <w:rPr>
                <w:rFonts w:ascii="Times New Roman" w:hAnsi="Times New Roman"/>
                <w:color w:val="222222"/>
                <w:sz w:val="24"/>
                <w:szCs w:val="24"/>
              </w:rPr>
              <w:t xml:space="preserve"> (14 </w:t>
            </w:r>
            <w:proofErr w:type="spellStart"/>
            <w:r w:rsidRPr="004E76D6">
              <w:rPr>
                <w:rFonts w:ascii="Times New Roman" w:hAnsi="Times New Roman"/>
                <w:color w:val="222222"/>
                <w:sz w:val="24"/>
                <w:szCs w:val="24"/>
              </w:rPr>
              <w:t>dBm</w:t>
            </w:r>
            <w:proofErr w:type="spellEnd"/>
            <w:r w:rsidRPr="004E76D6">
              <w:rPr>
                <w:rFonts w:ascii="Times New Roman" w:hAnsi="Times New Roman"/>
                <w:color w:val="222222"/>
                <w:sz w:val="24"/>
                <w:szCs w:val="24"/>
              </w:rPr>
              <w:t xml:space="preserve"> and 22 </w:t>
            </w:r>
            <w:proofErr w:type="spellStart"/>
            <w:r w:rsidRPr="004E76D6">
              <w:rPr>
                <w:rFonts w:ascii="Times New Roman" w:hAnsi="Times New Roman"/>
                <w:color w:val="222222"/>
                <w:sz w:val="24"/>
                <w:szCs w:val="24"/>
              </w:rPr>
              <w:t>dBm</w:t>
            </w:r>
            <w:proofErr w:type="spellEnd"/>
            <w:r w:rsidRPr="004E76D6">
              <w:rPr>
                <w:rFonts w:ascii="Times New Roman" w:hAnsi="Times New Roman"/>
                <w:color w:val="222222"/>
                <w:sz w:val="24"/>
                <w:szCs w:val="24"/>
              </w:rPr>
              <w:t>).</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G01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(Not included.)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OEM module version of the </w:t>
            </w:r>
            <w:proofErr w:type="spellStart"/>
            <w:r w:rsidRPr="004E76D6">
              <w:rPr>
                <w:rFonts w:ascii="Times New Roman" w:hAnsi="Times New Roman"/>
                <w:color w:val="222222"/>
                <w:sz w:val="24"/>
                <w:szCs w:val="24"/>
              </w:rPr>
              <w:t>GPy</w:t>
            </w:r>
            <w:proofErr w:type="spellEnd"/>
            <w:r w:rsidRPr="004E76D6">
              <w:rPr>
                <w:rFonts w:ascii="Times New Roman" w:hAnsi="Times New Roman"/>
                <w:color w:val="222222"/>
                <w:sz w:val="24"/>
                <w:szCs w:val="24"/>
              </w:rPr>
              <w:t>. Supports Cellular LTE-CAT M1/NB1, Wi-Fi and Bluetooth.</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u-</w:t>
            </w:r>
            <w:proofErr w:type="spellStart"/>
            <w:r w:rsidRPr="004E76D6">
              <w:rPr>
                <w:rFonts w:ascii="Times New Roman" w:hAnsi="Times New Roman"/>
                <w:color w:val="222222"/>
                <w:sz w:val="24"/>
                <w:szCs w:val="24"/>
              </w:rPr>
              <w:t>blox</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NINA-W131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(Not included.)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Belongs to the u-</w:t>
            </w:r>
            <w:proofErr w:type="spellStart"/>
            <w:r w:rsidRPr="004E76D6">
              <w:rPr>
                <w:rFonts w:ascii="Times New Roman" w:hAnsi="Times New Roman"/>
                <w:color w:val="222222"/>
                <w:sz w:val="24"/>
                <w:szCs w:val="24"/>
              </w:rPr>
              <w:t>blox</w:t>
            </w:r>
            <w:proofErr w:type="spellEnd"/>
            <w:r w:rsidRPr="004E76D6">
              <w:rPr>
                <w:rFonts w:ascii="Times New Roman" w:hAnsi="Times New Roman"/>
                <w:color w:val="222222"/>
                <w:sz w:val="24"/>
                <w:szCs w:val="24"/>
              </w:rPr>
              <w:t xml:space="preserve"> NINA-W13 series of Wi-Fi modules.</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NINA-W132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PIFA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Belongs to the u-</w:t>
            </w:r>
            <w:proofErr w:type="spellStart"/>
            <w:r w:rsidRPr="004E76D6">
              <w:rPr>
                <w:rFonts w:ascii="Times New Roman" w:hAnsi="Times New Roman"/>
                <w:color w:val="222222"/>
                <w:sz w:val="24"/>
                <w:szCs w:val="24"/>
              </w:rPr>
              <w:t>blox</w:t>
            </w:r>
            <w:proofErr w:type="spellEnd"/>
            <w:r w:rsidRPr="004E76D6">
              <w:rPr>
                <w:rFonts w:ascii="Times New Roman" w:hAnsi="Times New Roman"/>
                <w:color w:val="222222"/>
                <w:sz w:val="24"/>
                <w:szCs w:val="24"/>
              </w:rPr>
              <w:t xml:space="preserve"> NINA-W13 series of Wi-Fi modules.</w:t>
            </w:r>
            <w:r>
              <w:rPr>
                <w:rFonts w:ascii="Times New Roman" w:hAnsi="Times New Roman"/>
                <w:color w:val="222222"/>
                <w:sz w:val="24"/>
                <w:szCs w:val="24"/>
              </w:rPr>
              <w:t xml:space="preserve"> On</w:t>
            </w:r>
            <w:r w:rsidRPr="004E76D6">
              <w:rPr>
                <w:rFonts w:ascii="Times New Roman" w:hAnsi="Times New Roman"/>
                <w:color w:val="222222"/>
                <w:sz w:val="24"/>
                <w:szCs w:val="24"/>
              </w:rPr>
              <w:t>board </w:t>
            </w:r>
            <w:r w:rsidRPr="009939BD">
              <w:rPr>
                <w:rFonts w:ascii="Times New Roman" w:hAnsi="Times New Roman"/>
                <w:sz w:val="24"/>
                <w:szCs w:val="24"/>
              </w:rPr>
              <w:t>planar inverted-F antenna</w:t>
            </w:r>
            <w:r w:rsidRPr="004E76D6">
              <w:rPr>
                <w:rFonts w:ascii="Times New Roman" w:hAnsi="Times New Roman"/>
                <w:color w:val="222222"/>
                <w:sz w:val="24"/>
                <w:szCs w:val="24"/>
              </w:rPr>
              <w:t> (PIFA) is shaped (cut &amp; bent) metal, not a PCB trace.</w:t>
            </w:r>
          </w:p>
        </w:tc>
      </w:tr>
    </w:tbl>
    <w:p w:rsidR="006D04DD" w:rsidRPr="004E76D6" w:rsidRDefault="006D04DD" w:rsidP="006D04DD">
      <w:pPr>
        <w:pStyle w:val="Heading3"/>
        <w:shd w:val="clear" w:color="auto" w:fill="FFFFFF"/>
        <w:spacing w:before="72"/>
        <w:jc w:val="both"/>
        <w:rPr>
          <w:rFonts w:ascii="Times New Roman" w:hAnsi="Times New Roman" w:cs="Times New Roman"/>
          <w:color w:val="000000"/>
        </w:rPr>
      </w:pPr>
      <w:r w:rsidRPr="004E76D6">
        <w:rPr>
          <w:rStyle w:val="mw-headline"/>
          <w:rFonts w:ascii="Times New Roman" w:hAnsi="Times New Roman" w:cs="Times New Roman"/>
          <w:color w:val="000000"/>
        </w:rPr>
        <w:t>Development and other boards</w:t>
      </w:r>
    </w:p>
    <w:p w:rsidR="006D04DD" w:rsidRPr="004E76D6" w:rsidRDefault="006D04DD" w:rsidP="006D04DD">
      <w:pPr>
        <w:pStyle w:val="NormalWeb"/>
        <w:shd w:val="clear" w:color="auto" w:fill="FFFFFF"/>
        <w:spacing w:before="120" w:beforeAutospacing="0" w:after="120" w:afterAutospacing="0"/>
        <w:jc w:val="both"/>
        <w:rPr>
          <w:color w:val="222222"/>
        </w:rPr>
      </w:pPr>
      <w:r w:rsidRPr="004E76D6">
        <w:rPr>
          <w:color w:val="222222"/>
        </w:rPr>
        <w:t>Development &amp; break-out boards extend wiring and may add functionality, often building upon ESP32 module boards and making them easier to use for development purposes (especially with </w:t>
      </w:r>
      <w:hyperlink r:id="rId108" w:tooltip="Breadboard" w:history="1">
        <w:r w:rsidRPr="004E76D6">
          <w:rPr>
            <w:rStyle w:val="Hyperlink"/>
            <w:color w:val="0B0080"/>
          </w:rPr>
          <w:t>breadboards</w:t>
        </w:r>
      </w:hyperlink>
      <w:r w:rsidRPr="004E76D6">
        <w:rPr>
          <w:color w:val="222222"/>
        </w:rPr>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2392"/>
        <w:gridCol w:w="2711"/>
        <w:gridCol w:w="1461"/>
        <w:gridCol w:w="4166"/>
      </w:tblGrid>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Vendor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Surface-mount module used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b/>
                <w:bCs/>
                <w:color w:val="222222"/>
                <w:sz w:val="24"/>
                <w:szCs w:val="24"/>
              </w:rPr>
            </w:pPr>
            <w:r w:rsidRPr="004E76D6">
              <w:rPr>
                <w:rFonts w:ascii="Times New Roman" w:hAnsi="Times New Roman"/>
                <w:b/>
                <w:bCs/>
                <w:color w:val="222222"/>
                <w:sz w:val="24"/>
                <w:szCs w:val="24"/>
              </w:rPr>
              <w:t>Description</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Espressif</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ESP_Module_Testboard</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Break-out board included with ESP-WROOM-03 beta modules.</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Style w:val="nowrap"/>
                <w:rFonts w:ascii="Times New Roman" w:hAnsi="Times New Roman"/>
                <w:color w:val="222222"/>
              </w:rPr>
              <w:t>ESP32_Demo Board_V2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Style w:val="nowrap"/>
                <w:rFonts w:ascii="Times New Roman" w:hAnsi="Times New Roman"/>
                <w:color w:val="222222"/>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Development &amp; demonstration board created by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ESP32-DevKitC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Compact development board created by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xml:space="preserve">. Silkscreen labeling on PCB </w:t>
            </w:r>
            <w:r w:rsidRPr="004E76D6">
              <w:rPr>
                <w:rFonts w:ascii="Times New Roman" w:hAnsi="Times New Roman"/>
                <w:color w:val="222222"/>
                <w:sz w:val="24"/>
                <w:szCs w:val="24"/>
              </w:rPr>
              <w:lastRenderedPageBreak/>
              <w:t>reads "Core Board".</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ESP-WROVER-KIT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 or ESP32-WROVER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Large development board created by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Previously named ESP32-DevKitJ.</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ESP32-PICO-KIT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ESP32-PICO-D4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Small development board created by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FCC ID 2AC7Z-ESP32PICOKIT.</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Adafruit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HUZZAH32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Also referred to as the "ESP32 Feather Board", the HUZZAH32 is a compact development board/module that is compatible with the </w:t>
            </w:r>
            <w:proofErr w:type="spellStart"/>
            <w:r w:rsidRPr="004E76D6">
              <w:rPr>
                <w:rFonts w:ascii="Times New Roman" w:hAnsi="Times New Roman"/>
                <w:color w:val="222222"/>
                <w:sz w:val="24"/>
                <w:szCs w:val="24"/>
              </w:rPr>
              <w:t>Adafruit</w:t>
            </w:r>
            <w:proofErr w:type="spellEnd"/>
            <w:r w:rsidRPr="004E76D6">
              <w:rPr>
                <w:rFonts w:ascii="Times New Roman" w:hAnsi="Times New Roman"/>
                <w:color w:val="222222"/>
                <w:sz w:val="24"/>
                <w:szCs w:val="24"/>
              </w:rPr>
              <w:t xml:space="preserve"> Feather family of products.</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Ai-Thinker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NodeMCU-32S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NodeMCU</w:t>
            </w:r>
            <w:proofErr w:type="spellEnd"/>
            <w:r w:rsidRPr="004E76D6">
              <w:rPr>
                <w:rFonts w:ascii="Times New Roman" w:hAnsi="Times New Roman"/>
                <w:color w:val="222222"/>
                <w:sz w:val="24"/>
                <w:szCs w:val="24"/>
              </w:rPr>
              <w:t>-like development board.</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AnalogLamb</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 Development Board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ESP-32S-ALB or ALB-WROOM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Development board similar to </w:t>
            </w:r>
            <w:proofErr w:type="spellStart"/>
            <w:r w:rsidRPr="004E76D6">
              <w:rPr>
                <w:rFonts w:ascii="Times New Roman" w:hAnsi="Times New Roman"/>
                <w:color w:val="222222"/>
                <w:sz w:val="24"/>
                <w:szCs w:val="24"/>
              </w:rPr>
              <w:t>Espressif's</w:t>
            </w:r>
            <w:proofErr w:type="spellEnd"/>
            <w:r w:rsidRPr="004E76D6">
              <w:rPr>
                <w:rFonts w:ascii="Times New Roman" w:hAnsi="Times New Roman"/>
                <w:color w:val="222222"/>
                <w:sz w:val="24"/>
                <w:szCs w:val="24"/>
              </w:rPr>
              <w:t xml:space="preserve"> ESP32-DevKitC with on board a CP2102 USB/serial bridge. 4 </w:t>
            </w:r>
            <w:proofErr w:type="spellStart"/>
            <w:r w:rsidRPr="004E76D6">
              <w:rPr>
                <w:rFonts w:ascii="Times New Roman" w:hAnsi="Times New Roman"/>
                <w:color w:val="222222"/>
                <w:sz w:val="24"/>
                <w:szCs w:val="24"/>
              </w:rPr>
              <w:t>MiB</w:t>
            </w:r>
            <w:proofErr w:type="spellEnd"/>
            <w:r w:rsidRPr="004E76D6">
              <w:rPr>
                <w:rFonts w:ascii="Times New Roman" w:hAnsi="Times New Roman"/>
                <w:color w:val="222222"/>
                <w:sz w:val="24"/>
                <w:szCs w:val="24"/>
              </w:rPr>
              <w:t xml:space="preserve"> variation uses ESP-32S-ALB; 16 </w:t>
            </w:r>
            <w:proofErr w:type="spellStart"/>
            <w:r w:rsidRPr="004E76D6">
              <w:rPr>
                <w:rFonts w:ascii="Times New Roman" w:hAnsi="Times New Roman"/>
                <w:color w:val="222222"/>
                <w:sz w:val="24"/>
                <w:szCs w:val="24"/>
              </w:rPr>
              <w:t>MiB</w:t>
            </w:r>
            <w:proofErr w:type="spellEnd"/>
            <w:r w:rsidRPr="004E76D6">
              <w:rPr>
                <w:rFonts w:ascii="Times New Roman" w:hAnsi="Times New Roman"/>
                <w:color w:val="222222"/>
                <w:sz w:val="24"/>
                <w:szCs w:val="24"/>
              </w:rPr>
              <w:t xml:space="preserve"> variation uses ALB-WROOM module.</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Maple ESP32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ESP-32S-ALB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Development board with </w:t>
            </w:r>
            <w:proofErr w:type="spellStart"/>
            <w:r w:rsidRPr="004E76D6">
              <w:rPr>
                <w:rFonts w:ascii="Times New Roman" w:hAnsi="Times New Roman"/>
                <w:color w:val="222222"/>
                <w:sz w:val="24"/>
                <w:szCs w:val="24"/>
              </w:rPr>
              <w:t>Arduino</w:t>
            </w:r>
            <w:proofErr w:type="spellEnd"/>
            <w:r w:rsidRPr="004E76D6">
              <w:rPr>
                <w:rFonts w:ascii="Times New Roman" w:hAnsi="Times New Roman"/>
                <w:color w:val="222222"/>
                <w:sz w:val="24"/>
                <w:szCs w:val="24"/>
              </w:rPr>
              <w:t>-style connections and CP2104 USB/serial interface.</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April Brother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ESPea32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Development board with </w:t>
            </w:r>
            <w:proofErr w:type="spellStart"/>
            <w:r w:rsidR="009B7380">
              <w:fldChar w:fldCharType="begin"/>
            </w:r>
            <w:r w:rsidR="009B7380">
              <w:instrText>HYPERLINK "https://en.wikipedia.org/wiki/Perfboard" \o "Perfboard"</w:instrText>
            </w:r>
            <w:r w:rsidR="009B7380">
              <w:fldChar w:fldCharType="separate"/>
            </w:r>
            <w:r w:rsidRPr="004E76D6">
              <w:rPr>
                <w:rStyle w:val="Hyperlink"/>
                <w:rFonts w:ascii="Times New Roman" w:hAnsi="Times New Roman"/>
                <w:color w:val="0B0080"/>
                <w:sz w:val="24"/>
                <w:szCs w:val="24"/>
              </w:rPr>
              <w:t>perfboard</w:t>
            </w:r>
            <w:proofErr w:type="spellEnd"/>
            <w:r w:rsidR="009B7380">
              <w:fldChar w:fldCharType="end"/>
            </w:r>
            <w:r w:rsidRPr="004E76D6">
              <w:rPr>
                <w:rFonts w:ascii="Times New Roman" w:hAnsi="Times New Roman"/>
                <w:color w:val="222222"/>
                <w:sz w:val="24"/>
                <w:szCs w:val="24"/>
              </w:rPr>
              <w:t> area that may be optionally cut-off.</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ArduCAM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 UNO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Arduino</w:t>
            </w:r>
            <w:proofErr w:type="spellEnd"/>
            <w:r w:rsidRPr="004E76D6">
              <w:rPr>
                <w:rFonts w:ascii="Times New Roman" w:hAnsi="Times New Roman"/>
                <w:color w:val="222222"/>
                <w:sz w:val="24"/>
                <w:szCs w:val="24"/>
              </w:rPr>
              <w:t xml:space="preserve"> Uno-like development board based on ESP32 </w:t>
            </w:r>
            <w:proofErr w:type="spellStart"/>
            <w:r w:rsidRPr="004E76D6">
              <w:rPr>
                <w:rFonts w:ascii="Times New Roman" w:hAnsi="Times New Roman"/>
                <w:color w:val="222222"/>
                <w:sz w:val="24"/>
                <w:szCs w:val="24"/>
              </w:rPr>
              <w:t>IoT</w:t>
            </w:r>
            <w:proofErr w:type="spellEnd"/>
            <w:r w:rsidRPr="004E76D6">
              <w:rPr>
                <w:rFonts w:ascii="Times New Roman" w:hAnsi="Times New Roman"/>
                <w:color w:val="222222"/>
                <w:sz w:val="24"/>
                <w:szCs w:val="24"/>
              </w:rPr>
              <w:t xml:space="preserve"> UNO framework with support for SPI </w:t>
            </w:r>
            <w:proofErr w:type="spellStart"/>
            <w:r w:rsidRPr="004E76D6">
              <w:rPr>
                <w:rFonts w:ascii="Times New Roman" w:hAnsi="Times New Roman"/>
                <w:color w:val="222222"/>
                <w:sz w:val="24"/>
                <w:szCs w:val="24"/>
              </w:rPr>
              <w:t>ArduCAM</w:t>
            </w:r>
            <w:proofErr w:type="spellEnd"/>
            <w:r w:rsidRPr="004E76D6">
              <w:rPr>
                <w:rFonts w:ascii="Times New Roman" w:hAnsi="Times New Roman"/>
                <w:color w:val="222222"/>
                <w:sz w:val="24"/>
                <w:szCs w:val="24"/>
              </w:rPr>
              <w:t xml:space="preserve">, Battery pins and </w:t>
            </w:r>
            <w:proofErr w:type="spellStart"/>
            <w:r w:rsidRPr="004E76D6">
              <w:rPr>
                <w:rFonts w:ascii="Times New Roman" w:hAnsi="Times New Roman"/>
                <w:color w:val="222222"/>
                <w:sz w:val="24"/>
                <w:szCs w:val="24"/>
              </w:rPr>
              <w:t>uSD</w:t>
            </w:r>
            <w:proofErr w:type="spellEnd"/>
            <w:r w:rsidRPr="004E76D6">
              <w:rPr>
                <w:rFonts w:ascii="Times New Roman" w:hAnsi="Times New Roman"/>
                <w:color w:val="222222"/>
                <w:sz w:val="24"/>
                <w:szCs w:val="24"/>
              </w:rPr>
              <w:t xml:space="preserve"> card slot.</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lastRenderedPageBreak/>
              <w:t>DoIT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ESPduino32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Full-featured </w:t>
            </w:r>
            <w:proofErr w:type="spellStart"/>
            <w:r w:rsidRPr="004E76D6">
              <w:rPr>
                <w:rFonts w:ascii="Times New Roman" w:hAnsi="Times New Roman"/>
                <w:color w:val="222222"/>
                <w:sz w:val="24"/>
                <w:szCs w:val="24"/>
              </w:rPr>
              <w:t>Arduino</w:t>
            </w:r>
            <w:proofErr w:type="spellEnd"/>
            <w:r w:rsidRPr="004E76D6">
              <w:rPr>
                <w:rFonts w:ascii="Times New Roman" w:hAnsi="Times New Roman"/>
                <w:color w:val="222222"/>
                <w:sz w:val="24"/>
                <w:szCs w:val="24"/>
              </w:rPr>
              <w:t xml:space="preserve"> Uno-like development board compatible with </w:t>
            </w:r>
            <w:proofErr w:type="spellStart"/>
            <w:r w:rsidRPr="004E76D6">
              <w:rPr>
                <w:rFonts w:ascii="Times New Roman" w:hAnsi="Times New Roman"/>
                <w:color w:val="222222"/>
                <w:sz w:val="24"/>
                <w:szCs w:val="24"/>
              </w:rPr>
              <w:t>Arduino</w:t>
            </w:r>
            <w:proofErr w:type="spellEnd"/>
            <w:r w:rsidRPr="004E76D6">
              <w:rPr>
                <w:rFonts w:ascii="Times New Roman" w:hAnsi="Times New Roman"/>
                <w:color w:val="222222"/>
                <w:sz w:val="24"/>
                <w:szCs w:val="24"/>
              </w:rPr>
              <w:t xml:space="preserve"> Shields. It also adds additional SPI &amp; IO pins.</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EzSBC</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ESP32-01 Breakout and Development Board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Full-featured development board with two tri-color LEDs and fits on a breadboard.</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Gravitech&amp;MakerAsia</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Nano32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Development board that directly incorporates the ESP32 chip.</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HydraBus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HydraESP32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 or ESP-32S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HydraESP32 </w:t>
            </w:r>
            <w:proofErr w:type="spellStart"/>
            <w:r w:rsidRPr="004E76D6">
              <w:rPr>
                <w:rFonts w:ascii="Times New Roman" w:hAnsi="Times New Roman"/>
                <w:color w:val="222222"/>
                <w:sz w:val="24"/>
                <w:szCs w:val="24"/>
              </w:rPr>
              <w:t>HydraBus</w:t>
            </w:r>
            <w:proofErr w:type="spellEnd"/>
            <w:r w:rsidRPr="004E76D6">
              <w:rPr>
                <w:rFonts w:ascii="Times New Roman" w:hAnsi="Times New Roman"/>
                <w:color w:val="222222"/>
                <w:sz w:val="24"/>
                <w:szCs w:val="24"/>
              </w:rPr>
              <w:t xml:space="preserve"> v1.1 Rev1 shield/breakout board for ESP-WROOM-32 or ESP-32S. This shield can be used with or without a </w:t>
            </w:r>
            <w:proofErr w:type="spellStart"/>
            <w:r w:rsidRPr="004E76D6">
              <w:rPr>
                <w:rFonts w:ascii="Times New Roman" w:hAnsi="Times New Roman"/>
                <w:color w:val="222222"/>
                <w:sz w:val="24"/>
                <w:szCs w:val="24"/>
              </w:rPr>
              <w:t>HydraBus</w:t>
            </w:r>
            <w:proofErr w:type="spellEnd"/>
            <w:r w:rsidRPr="004E76D6">
              <w:rPr>
                <w:rFonts w:ascii="Times New Roman" w:hAnsi="Times New Roman"/>
                <w:color w:val="222222"/>
                <w:sz w:val="24"/>
                <w:szCs w:val="24"/>
              </w:rPr>
              <w:t xml:space="preserve"> board.</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Noduino</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Quantum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Arduino</w:t>
            </w:r>
            <w:proofErr w:type="spellEnd"/>
            <w:r w:rsidRPr="004E76D6">
              <w:rPr>
                <w:rFonts w:ascii="Times New Roman" w:hAnsi="Times New Roman"/>
                <w:color w:val="222222"/>
                <w:sz w:val="24"/>
                <w:szCs w:val="24"/>
              </w:rPr>
              <w:t>-style development board that directly incorporates the ESP32 chip.</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Pycom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WiPy</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9B7380" w:rsidP="006B268F">
            <w:pPr>
              <w:spacing w:before="240" w:after="240"/>
              <w:jc w:val="both"/>
              <w:rPr>
                <w:rFonts w:ascii="Times New Roman" w:hAnsi="Times New Roman"/>
                <w:color w:val="222222"/>
                <w:sz w:val="24"/>
                <w:szCs w:val="24"/>
              </w:rPr>
            </w:pPr>
            <w:hyperlink r:id="rId109" w:tooltip="MicroPython" w:history="1">
              <w:proofErr w:type="spellStart"/>
              <w:r w:rsidR="006D04DD" w:rsidRPr="004E76D6">
                <w:rPr>
                  <w:rStyle w:val="Hyperlink"/>
                  <w:rFonts w:ascii="Times New Roman" w:hAnsi="Times New Roman"/>
                  <w:color w:val="0B0080"/>
                  <w:sz w:val="24"/>
                  <w:szCs w:val="24"/>
                </w:rPr>
                <w:t>MicroPython</w:t>
              </w:r>
              <w:proofErr w:type="spellEnd"/>
            </w:hyperlink>
            <w:r w:rsidR="006D04DD" w:rsidRPr="004E76D6">
              <w:rPr>
                <w:rFonts w:ascii="Times New Roman" w:hAnsi="Times New Roman"/>
                <w:color w:val="222222"/>
                <w:sz w:val="24"/>
                <w:szCs w:val="24"/>
              </w:rPr>
              <w:t xml:space="preserve"> programmable Wi-Fi &amp; Bluetooth </w:t>
            </w:r>
            <w:proofErr w:type="spellStart"/>
            <w:r w:rsidR="006D04DD" w:rsidRPr="004E76D6">
              <w:rPr>
                <w:rFonts w:ascii="Times New Roman" w:hAnsi="Times New Roman"/>
                <w:color w:val="222222"/>
                <w:sz w:val="24"/>
                <w:szCs w:val="24"/>
              </w:rPr>
              <w:t>IoT</w:t>
            </w:r>
            <w:proofErr w:type="spellEnd"/>
            <w:r w:rsidR="006D04DD" w:rsidRPr="004E76D6">
              <w:rPr>
                <w:rFonts w:ascii="Times New Roman" w:hAnsi="Times New Roman"/>
                <w:color w:val="222222"/>
                <w:sz w:val="24"/>
                <w:szCs w:val="24"/>
              </w:rPr>
              <w:t xml:space="preserve"> development platform with a 1 km Wi-Fi range. </w:t>
            </w:r>
            <w:proofErr w:type="spellStart"/>
            <w:r w:rsidR="006D04DD" w:rsidRPr="004E76D6">
              <w:rPr>
                <w:rFonts w:ascii="Times New Roman" w:hAnsi="Times New Roman"/>
                <w:color w:val="222222"/>
                <w:sz w:val="24"/>
                <w:szCs w:val="24"/>
              </w:rPr>
              <w:t>WiPy</w:t>
            </w:r>
            <w:proofErr w:type="spellEnd"/>
            <w:r w:rsidR="006D04DD" w:rsidRPr="004E76D6">
              <w:rPr>
                <w:rFonts w:ascii="Times New Roman" w:hAnsi="Times New Roman"/>
                <w:color w:val="222222"/>
                <w:sz w:val="24"/>
                <w:szCs w:val="24"/>
              </w:rPr>
              <w:t xml:space="preserve"> versions 2.0 and 3.0 use ESP32.</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LoPy</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Triple network </w:t>
            </w:r>
            <w:proofErr w:type="spellStart"/>
            <w:r w:rsidRPr="004E76D6">
              <w:rPr>
                <w:rFonts w:ascii="Times New Roman" w:hAnsi="Times New Roman"/>
                <w:color w:val="222222"/>
                <w:sz w:val="24"/>
                <w:szCs w:val="24"/>
              </w:rPr>
              <w:t>Pycom</w:t>
            </w:r>
            <w:proofErr w:type="spellEnd"/>
            <w:r w:rsidRPr="004E76D6">
              <w:rPr>
                <w:rFonts w:ascii="Times New Roman" w:hAnsi="Times New Roman"/>
                <w:color w:val="222222"/>
                <w:sz w:val="24"/>
                <w:szCs w:val="24"/>
              </w:rPr>
              <w:t xml:space="preserve"> board featuring </w:t>
            </w:r>
            <w:proofErr w:type="spellStart"/>
            <w:r w:rsidRPr="004E76D6">
              <w:rPr>
                <w:rFonts w:ascii="Times New Roman" w:hAnsi="Times New Roman"/>
                <w:color w:val="222222"/>
                <w:sz w:val="24"/>
                <w:szCs w:val="24"/>
              </w:rPr>
              <w:t>LoRa</w:t>
            </w:r>
            <w:proofErr w:type="spellEnd"/>
            <w:r w:rsidRPr="004E76D6">
              <w:rPr>
                <w:rFonts w:ascii="Times New Roman" w:hAnsi="Times New Roman"/>
                <w:color w:val="222222"/>
                <w:sz w:val="24"/>
                <w:szCs w:val="24"/>
              </w:rPr>
              <w:t>, Wi-Fi (1 km range), and BLE.</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LoPy4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Quadruple network </w:t>
            </w:r>
            <w:proofErr w:type="spellStart"/>
            <w:r w:rsidRPr="004E76D6">
              <w:rPr>
                <w:rFonts w:ascii="Times New Roman" w:hAnsi="Times New Roman"/>
                <w:color w:val="222222"/>
                <w:sz w:val="24"/>
                <w:szCs w:val="24"/>
              </w:rPr>
              <w:t>Pycom</w:t>
            </w:r>
            <w:proofErr w:type="spellEnd"/>
            <w:r w:rsidRPr="004E76D6">
              <w:rPr>
                <w:rFonts w:ascii="Times New Roman" w:hAnsi="Times New Roman"/>
                <w:color w:val="222222"/>
                <w:sz w:val="24"/>
                <w:szCs w:val="24"/>
              </w:rPr>
              <w:t xml:space="preserve"> board featuring </w:t>
            </w:r>
            <w:proofErr w:type="spellStart"/>
            <w:r w:rsidRPr="004E76D6">
              <w:rPr>
                <w:rFonts w:ascii="Times New Roman" w:hAnsi="Times New Roman"/>
                <w:color w:val="222222"/>
                <w:sz w:val="24"/>
                <w:szCs w:val="24"/>
              </w:rPr>
              <w:t>LoRa</w:t>
            </w:r>
            <w:proofErr w:type="spellEnd"/>
            <w:r w:rsidRPr="004E76D6">
              <w:rPr>
                <w:rFonts w:ascii="Times New Roman" w:hAnsi="Times New Roman"/>
                <w:color w:val="222222"/>
                <w:sz w:val="24"/>
                <w:szCs w:val="24"/>
              </w:rPr>
              <w:t xml:space="preserve">, </w:t>
            </w:r>
            <w:proofErr w:type="spellStart"/>
            <w:r w:rsidRPr="004E76D6">
              <w:rPr>
                <w:rFonts w:ascii="Times New Roman" w:hAnsi="Times New Roman"/>
                <w:color w:val="222222"/>
                <w:sz w:val="24"/>
                <w:szCs w:val="24"/>
              </w:rPr>
              <w:t>Sigfox</w:t>
            </w:r>
            <w:proofErr w:type="spellEnd"/>
            <w:r w:rsidRPr="004E76D6">
              <w:rPr>
                <w:rFonts w:ascii="Times New Roman" w:hAnsi="Times New Roman"/>
                <w:color w:val="222222"/>
                <w:sz w:val="24"/>
                <w:szCs w:val="24"/>
              </w:rPr>
              <w:t>, Wi-Fi (1 km range), and BLE.</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SiPy</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Triple network </w:t>
            </w:r>
            <w:proofErr w:type="spellStart"/>
            <w:r w:rsidRPr="004E76D6">
              <w:rPr>
                <w:rFonts w:ascii="Times New Roman" w:hAnsi="Times New Roman"/>
                <w:color w:val="222222"/>
                <w:sz w:val="24"/>
                <w:szCs w:val="24"/>
              </w:rPr>
              <w:t>Pycom</w:t>
            </w:r>
            <w:proofErr w:type="spellEnd"/>
            <w:r w:rsidRPr="004E76D6">
              <w:rPr>
                <w:rFonts w:ascii="Times New Roman" w:hAnsi="Times New Roman"/>
                <w:color w:val="222222"/>
                <w:sz w:val="24"/>
                <w:szCs w:val="24"/>
              </w:rPr>
              <w:t xml:space="preserve"> board featuring </w:t>
            </w:r>
            <w:proofErr w:type="spellStart"/>
            <w:r w:rsidRPr="004E76D6">
              <w:rPr>
                <w:rFonts w:ascii="Times New Roman" w:hAnsi="Times New Roman"/>
                <w:color w:val="222222"/>
                <w:sz w:val="24"/>
                <w:szCs w:val="24"/>
              </w:rPr>
              <w:t>Sigfox</w:t>
            </w:r>
            <w:proofErr w:type="spellEnd"/>
            <w:r w:rsidRPr="004E76D6">
              <w:rPr>
                <w:rFonts w:ascii="Times New Roman" w:hAnsi="Times New Roman"/>
                <w:color w:val="222222"/>
                <w:sz w:val="24"/>
                <w:szCs w:val="24"/>
              </w:rPr>
              <w:t>, Wi-Fi (1 km range), and BLE.</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GPy</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Triple network </w:t>
            </w:r>
            <w:proofErr w:type="spellStart"/>
            <w:r w:rsidRPr="004E76D6">
              <w:rPr>
                <w:rFonts w:ascii="Times New Roman" w:hAnsi="Times New Roman"/>
                <w:color w:val="222222"/>
                <w:sz w:val="24"/>
                <w:szCs w:val="24"/>
              </w:rPr>
              <w:t>Pycom</w:t>
            </w:r>
            <w:proofErr w:type="spellEnd"/>
            <w:r w:rsidRPr="004E76D6">
              <w:rPr>
                <w:rFonts w:ascii="Times New Roman" w:hAnsi="Times New Roman"/>
                <w:color w:val="222222"/>
                <w:sz w:val="24"/>
                <w:szCs w:val="24"/>
              </w:rPr>
              <w:t xml:space="preserve"> board featuring LTE-M, Wi-Fi (1 km range), and BLE.</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FiPy</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Quintuple network </w:t>
            </w:r>
            <w:proofErr w:type="spellStart"/>
            <w:r w:rsidRPr="004E76D6">
              <w:rPr>
                <w:rFonts w:ascii="Times New Roman" w:hAnsi="Times New Roman"/>
                <w:color w:val="222222"/>
                <w:sz w:val="24"/>
                <w:szCs w:val="24"/>
              </w:rPr>
              <w:t>Pycom</w:t>
            </w:r>
            <w:proofErr w:type="spellEnd"/>
            <w:r w:rsidRPr="004E76D6">
              <w:rPr>
                <w:rFonts w:ascii="Times New Roman" w:hAnsi="Times New Roman"/>
                <w:color w:val="222222"/>
                <w:sz w:val="24"/>
                <w:szCs w:val="24"/>
              </w:rPr>
              <w:t xml:space="preserve"> board featuring LTE-M, </w:t>
            </w:r>
            <w:proofErr w:type="spellStart"/>
            <w:r w:rsidRPr="004E76D6">
              <w:rPr>
                <w:rFonts w:ascii="Times New Roman" w:hAnsi="Times New Roman"/>
                <w:color w:val="222222"/>
                <w:sz w:val="24"/>
                <w:szCs w:val="24"/>
              </w:rPr>
              <w:t>LoRa</w:t>
            </w:r>
            <w:proofErr w:type="spellEnd"/>
            <w:r w:rsidRPr="004E76D6">
              <w:rPr>
                <w:rFonts w:ascii="Times New Roman" w:hAnsi="Times New Roman"/>
                <w:color w:val="222222"/>
                <w:sz w:val="24"/>
                <w:szCs w:val="24"/>
              </w:rPr>
              <w:t xml:space="preserve">, </w:t>
            </w:r>
            <w:proofErr w:type="spellStart"/>
            <w:r w:rsidRPr="004E76D6">
              <w:rPr>
                <w:rFonts w:ascii="Times New Roman" w:hAnsi="Times New Roman"/>
                <w:color w:val="222222"/>
                <w:sz w:val="24"/>
                <w:szCs w:val="24"/>
              </w:rPr>
              <w:t>Sigfox</w:t>
            </w:r>
            <w:proofErr w:type="spellEnd"/>
            <w:r w:rsidRPr="004E76D6">
              <w:rPr>
                <w:rFonts w:ascii="Times New Roman" w:hAnsi="Times New Roman"/>
                <w:color w:val="222222"/>
                <w:sz w:val="24"/>
                <w:szCs w:val="24"/>
              </w:rPr>
              <w:t>, Wi-Fi (1 km range), and BLE.</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SparkFun</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 Thing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Compact development board with FTDI FT231x USB/serial interface and </w:t>
            </w:r>
            <w:proofErr w:type="spellStart"/>
            <w:r w:rsidRPr="004E76D6">
              <w:rPr>
                <w:rFonts w:ascii="Times New Roman" w:hAnsi="Times New Roman"/>
                <w:color w:val="222222"/>
                <w:sz w:val="24"/>
                <w:szCs w:val="24"/>
              </w:rPr>
              <w:t>LiPo</w:t>
            </w:r>
            <w:proofErr w:type="spellEnd"/>
            <w:r w:rsidRPr="004E76D6">
              <w:rPr>
                <w:rFonts w:ascii="Times New Roman" w:hAnsi="Times New Roman"/>
                <w:color w:val="222222"/>
                <w:sz w:val="24"/>
                <w:szCs w:val="24"/>
              </w:rPr>
              <w:t xml:space="preserve"> charger built-in.</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SunDUINO</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ESP32 </w:t>
            </w:r>
            <w:proofErr w:type="spellStart"/>
            <w:r w:rsidRPr="004E76D6">
              <w:rPr>
                <w:rFonts w:ascii="Times New Roman" w:hAnsi="Times New Roman"/>
                <w:color w:val="222222"/>
                <w:sz w:val="24"/>
                <w:szCs w:val="24"/>
              </w:rPr>
              <w:t>MiniBoard</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Breakout compatible with the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xml:space="preserve"> ESP32-DevKitC. Lacks on-board USB-UART.</w:t>
            </w: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ESP32 </w:t>
            </w:r>
            <w:proofErr w:type="spellStart"/>
            <w:r w:rsidRPr="004E76D6">
              <w:rPr>
                <w:rFonts w:ascii="Times New Roman" w:hAnsi="Times New Roman"/>
                <w:color w:val="222222"/>
                <w:sz w:val="24"/>
                <w:szCs w:val="24"/>
              </w:rPr>
              <w:t>SunDUINO</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 or ESP-32S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Arduino</w:t>
            </w:r>
            <w:proofErr w:type="spellEnd"/>
            <w:r w:rsidRPr="004E76D6">
              <w:rPr>
                <w:rFonts w:ascii="Times New Roman" w:hAnsi="Times New Roman"/>
                <w:color w:val="222222"/>
                <w:sz w:val="24"/>
                <w:szCs w:val="24"/>
              </w:rPr>
              <w:t>-style development board. Lacks on-board USB-UART.</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SwitchDoc</w:t>
            </w:r>
            <w:proofErr w:type="spellEnd"/>
            <w:r w:rsidRPr="004E76D6">
              <w:rPr>
                <w:rFonts w:ascii="Times New Roman" w:hAnsi="Times New Roman"/>
                <w:color w:val="222222"/>
                <w:sz w:val="24"/>
                <w:szCs w:val="24"/>
              </w:rPr>
              <w:t xml:space="preserve"> Labs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BC24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ESP32 Breakout with 24 SK6812RGBW LEDs with Grove Connectors for easy prototyping. Comes with USB-UART and Feather compatible </w:t>
            </w:r>
            <w:proofErr w:type="spellStart"/>
            <w:r w:rsidRPr="004E76D6">
              <w:rPr>
                <w:rFonts w:ascii="Times New Roman" w:hAnsi="Times New Roman"/>
                <w:color w:val="222222"/>
                <w:sz w:val="24"/>
                <w:szCs w:val="24"/>
              </w:rPr>
              <w:t>pinout</w:t>
            </w:r>
            <w:proofErr w:type="spellEnd"/>
            <w:r w:rsidRPr="004E76D6">
              <w:rPr>
                <w:rFonts w:ascii="Times New Roman" w:hAnsi="Times New Roman"/>
                <w:color w:val="222222"/>
                <w:sz w:val="24"/>
                <w:szCs w:val="24"/>
              </w:rPr>
              <w:t>. </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t>Watterott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ESP-WROOM32-Breakout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Breakout which is compatible with the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xml:space="preserve"> ESP32-DevKitC.</w:t>
            </w:r>
          </w:p>
        </w:tc>
      </w:tr>
      <w:tr w:rsidR="006D04DD" w:rsidRPr="004E76D6" w:rsidTr="006B268F">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WEMOS</w:t>
            </w:r>
            <w:hyperlink r:id="rId110" w:anchor="cite_note-WEMOSProducts-32" w:history="1">
              <w:r w:rsidRPr="004E76D6">
                <w:rPr>
                  <w:rStyle w:val="Hyperlink"/>
                  <w:rFonts w:ascii="Times New Roman" w:hAnsi="Times New Roman"/>
                  <w:color w:val="0B0080"/>
                  <w:sz w:val="24"/>
                  <w:szCs w:val="24"/>
                  <w:vertAlign w:val="superscript"/>
                </w:rPr>
                <w:t>[32]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LOLIN32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ESP-WROOM-32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LOLIN32 </w:t>
            </w:r>
            <w:proofErr w:type="spellStart"/>
            <w:r w:rsidRPr="004E76D6">
              <w:rPr>
                <w:rFonts w:ascii="Times New Roman" w:hAnsi="Times New Roman"/>
                <w:color w:val="222222"/>
                <w:sz w:val="24"/>
                <w:szCs w:val="24"/>
              </w:rPr>
              <w:t>Lite</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
        </w:tc>
      </w:tr>
      <w:tr w:rsidR="006D04DD" w:rsidRPr="004E76D6" w:rsidTr="006B268F">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6D04DD" w:rsidRPr="004E76D6" w:rsidRDefault="006D04DD" w:rsidP="006B268F">
            <w:pPr>
              <w:spacing w:before="240" w:after="240"/>
              <w:jc w:val="both"/>
              <w:rPr>
                <w:rFonts w:ascii="Times New Roman" w:hAnsi="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LOLIN32 Pro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ESP32-WROVER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 xml:space="preserve">Has </w:t>
            </w:r>
            <w:proofErr w:type="spellStart"/>
            <w:r w:rsidRPr="004E76D6">
              <w:rPr>
                <w:rFonts w:ascii="Times New Roman" w:hAnsi="Times New Roman"/>
                <w:color w:val="222222"/>
                <w:sz w:val="24"/>
                <w:szCs w:val="24"/>
              </w:rPr>
              <w:t>MicroSD</w:t>
            </w:r>
            <w:proofErr w:type="spellEnd"/>
            <w:r w:rsidRPr="004E76D6">
              <w:rPr>
                <w:rFonts w:ascii="Times New Roman" w:hAnsi="Times New Roman"/>
                <w:color w:val="222222"/>
                <w:sz w:val="24"/>
                <w:szCs w:val="24"/>
              </w:rPr>
              <w:t xml:space="preserve"> card slot (supports SD and SPI mode)</w:t>
            </w:r>
          </w:p>
        </w:tc>
      </w:tr>
      <w:tr w:rsidR="006D04DD" w:rsidRPr="004E76D6" w:rsidTr="006B26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proofErr w:type="spellStart"/>
            <w:r w:rsidRPr="004E76D6">
              <w:rPr>
                <w:rFonts w:ascii="Times New Roman" w:hAnsi="Times New Roman"/>
                <w:color w:val="222222"/>
                <w:sz w:val="24"/>
                <w:szCs w:val="24"/>
              </w:rPr>
              <w:lastRenderedPageBreak/>
              <w:t>Widora</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Air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D04DD" w:rsidRPr="004E76D6" w:rsidRDefault="006D04DD" w:rsidP="006B268F">
            <w:pPr>
              <w:spacing w:before="240" w:after="240"/>
              <w:jc w:val="both"/>
              <w:rPr>
                <w:rFonts w:ascii="Times New Roman" w:hAnsi="Times New Roman"/>
                <w:color w:val="222222"/>
                <w:sz w:val="24"/>
                <w:szCs w:val="24"/>
              </w:rPr>
            </w:pPr>
            <w:r w:rsidRPr="004E76D6">
              <w:rPr>
                <w:rFonts w:ascii="Times New Roman" w:hAnsi="Times New Roman"/>
                <w:color w:val="222222"/>
                <w:sz w:val="24"/>
                <w:szCs w:val="24"/>
              </w:rPr>
              <w:t>Compact ESP32 development board.</w:t>
            </w:r>
          </w:p>
        </w:tc>
      </w:tr>
    </w:tbl>
    <w:p w:rsidR="006D04DD" w:rsidRDefault="006D04DD" w:rsidP="006D04DD">
      <w:pPr>
        <w:pStyle w:val="NormalWeb"/>
        <w:shd w:val="clear" w:color="auto" w:fill="FFFFFF"/>
        <w:spacing w:before="120" w:beforeAutospacing="0" w:after="120" w:afterAutospacing="0"/>
        <w:jc w:val="both"/>
        <w:rPr>
          <w:color w:val="222222"/>
        </w:rPr>
      </w:pPr>
      <w:r w:rsidRPr="004E76D6">
        <w:rPr>
          <w:color w:val="222222"/>
        </w:rPr>
        <w:t xml:space="preserve">† ESP32 </w:t>
      </w:r>
      <w:proofErr w:type="spellStart"/>
      <w:r w:rsidRPr="004E76D6">
        <w:rPr>
          <w:color w:val="222222"/>
        </w:rPr>
        <w:t>SoC</w:t>
      </w:r>
      <w:proofErr w:type="spellEnd"/>
      <w:r w:rsidRPr="004E76D6">
        <w:rPr>
          <w:color w:val="222222"/>
        </w:rPr>
        <w:t xml:space="preserve"> incorporated directly onto development board; no module board used.</w:t>
      </w:r>
    </w:p>
    <w:p w:rsidR="006D04DD" w:rsidRPr="004E76D6" w:rsidRDefault="006D04DD" w:rsidP="006D04DD">
      <w:pPr>
        <w:pStyle w:val="NormalWeb"/>
        <w:shd w:val="clear" w:color="auto" w:fill="FFFFFF"/>
        <w:spacing w:before="120" w:beforeAutospacing="0" w:after="120" w:afterAutospacing="0"/>
        <w:jc w:val="both"/>
        <w:rPr>
          <w:color w:val="222222"/>
        </w:rPr>
      </w:pPr>
    </w:p>
    <w:p w:rsidR="006D04DD" w:rsidRPr="00EE66C3" w:rsidRDefault="006D04DD" w:rsidP="006D04DD">
      <w:pPr>
        <w:rPr>
          <w:rFonts w:ascii="Times New Roman" w:hAnsi="Times New Roman"/>
          <w:sz w:val="26"/>
          <w:szCs w:val="26"/>
          <w:lang w:eastAsia="en-IN"/>
        </w:rPr>
      </w:pPr>
      <w:r>
        <w:rPr>
          <w:rFonts w:ascii="Times New Roman" w:hAnsi="Times New Roman"/>
          <w:sz w:val="26"/>
          <w:szCs w:val="26"/>
          <w:lang w:eastAsia="en-IN"/>
        </w:rPr>
        <w:t>4.5</w:t>
      </w:r>
      <w:r w:rsidRPr="00EE66C3">
        <w:rPr>
          <w:rFonts w:ascii="Times New Roman" w:hAnsi="Times New Roman"/>
          <w:sz w:val="26"/>
          <w:szCs w:val="26"/>
          <w:lang w:eastAsia="en-IN"/>
        </w:rPr>
        <w:t xml:space="preserve"> SOIL MOISTURE SENSOR</w:t>
      </w:r>
      <w:r>
        <w:rPr>
          <w:rFonts w:ascii="Times New Roman" w:hAnsi="Times New Roman"/>
          <w:sz w:val="26"/>
          <w:szCs w:val="26"/>
          <w:lang w:eastAsia="en-IN"/>
        </w:rPr>
        <w:t>:</w:t>
      </w:r>
    </w:p>
    <w:p w:rsidR="006D04DD" w:rsidRDefault="006D04DD" w:rsidP="006D04DD">
      <w:pPr>
        <w:jc w:val="center"/>
        <w:rPr>
          <w:rFonts w:ascii="Times New Roman" w:eastAsia="Microsoft YaHei" w:hAnsi="Times New Roman"/>
          <w:color w:val="222222"/>
          <w:sz w:val="20"/>
          <w:szCs w:val="20"/>
          <w:lang w:eastAsia="en-IN"/>
        </w:rPr>
      </w:pPr>
    </w:p>
    <w:p w:rsidR="006D04DD" w:rsidRPr="00111C52" w:rsidRDefault="006D04DD" w:rsidP="006D04DD">
      <w:pPr>
        <w:rPr>
          <w:rFonts w:ascii="Times New Roman" w:eastAsia="Microsoft YaHei" w:hAnsi="Times New Roman"/>
          <w:color w:val="222222"/>
          <w:sz w:val="24"/>
          <w:szCs w:val="24"/>
          <w:lang w:eastAsia="en-IN"/>
        </w:rPr>
      </w:pPr>
      <w:r w:rsidRPr="00111C52">
        <w:rPr>
          <w:rFonts w:ascii="Times New Roman" w:eastAsia="Microsoft YaHei" w:hAnsi="Times New Roman"/>
          <w:color w:val="222222"/>
          <w:sz w:val="24"/>
          <w:szCs w:val="24"/>
          <w:lang w:eastAsia="en-IN"/>
        </w:rPr>
        <w:t>Soil moisture sensor module</w:t>
      </w:r>
    </w:p>
    <w:p w:rsidR="006D04DD" w:rsidRDefault="006D04DD" w:rsidP="006D04DD">
      <w:pPr>
        <w:jc w:val="center"/>
        <w:rPr>
          <w:rFonts w:ascii="Times New Roman" w:eastAsia="Microsoft YaHei" w:hAnsi="Times New Roman"/>
          <w:color w:val="222222"/>
          <w:sz w:val="20"/>
          <w:szCs w:val="20"/>
          <w:lang w:eastAsia="en-IN"/>
        </w:rPr>
      </w:pPr>
      <w:r>
        <w:rPr>
          <w:noProof/>
        </w:rPr>
        <w:drawing>
          <wp:inline distT="0" distB="0" distL="0" distR="0">
            <wp:extent cx="3857625" cy="2609850"/>
            <wp:effectExtent l="19050" t="0" r="9525" b="0"/>
            <wp:docPr id="9" name="Picture 1" descr="Soil Moistur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l Moisture Sensor Module"/>
                    <pic:cNvPicPr>
                      <a:picLocks noChangeAspect="1" noChangeArrowheads="1"/>
                    </pic:cNvPicPr>
                  </pic:nvPicPr>
                  <pic:blipFill>
                    <a:blip r:embed="rId111" cstate="print"/>
                    <a:srcRect/>
                    <a:stretch>
                      <a:fillRect/>
                    </a:stretch>
                  </pic:blipFill>
                  <pic:spPr bwMode="auto">
                    <a:xfrm>
                      <a:off x="0" y="0"/>
                      <a:ext cx="3859123" cy="2610863"/>
                    </a:xfrm>
                    <a:prstGeom prst="rect">
                      <a:avLst/>
                    </a:prstGeom>
                    <a:noFill/>
                    <a:ln w="9525">
                      <a:noFill/>
                      <a:miter lim="800000"/>
                      <a:headEnd/>
                      <a:tailEnd/>
                    </a:ln>
                  </pic:spPr>
                </pic:pic>
              </a:graphicData>
            </a:graphic>
          </wp:inline>
        </w:drawing>
      </w:r>
    </w:p>
    <w:p w:rsidR="006D04DD" w:rsidRPr="00111C52" w:rsidRDefault="006D04DD" w:rsidP="006D04DD">
      <w:pPr>
        <w:rPr>
          <w:rFonts w:ascii="Times New Roman" w:eastAsia="Microsoft YaHei" w:hAnsi="Times New Roman"/>
          <w:color w:val="222222"/>
          <w:sz w:val="24"/>
          <w:szCs w:val="24"/>
          <w:lang w:eastAsia="en-IN"/>
        </w:rPr>
      </w:pPr>
      <w:r w:rsidRPr="00111C52">
        <w:rPr>
          <w:rFonts w:ascii="Times New Roman" w:eastAsia="Microsoft YaHei" w:hAnsi="Times New Roman"/>
          <w:color w:val="222222"/>
          <w:sz w:val="24"/>
          <w:szCs w:val="24"/>
          <w:lang w:eastAsia="en-IN"/>
        </w:rPr>
        <w:t>Soil moisture sensor pin out</w:t>
      </w:r>
    </w:p>
    <w:p w:rsidR="006D04DD" w:rsidRDefault="006D04DD" w:rsidP="006D04DD">
      <w:pPr>
        <w:jc w:val="center"/>
        <w:rPr>
          <w:rFonts w:ascii="Times New Roman" w:eastAsia="Microsoft YaHei" w:hAnsi="Times New Roman"/>
          <w:color w:val="222222"/>
          <w:sz w:val="20"/>
          <w:szCs w:val="20"/>
          <w:lang w:eastAsia="en-IN"/>
        </w:rPr>
      </w:pPr>
      <w:r>
        <w:rPr>
          <w:noProof/>
        </w:rPr>
        <w:drawing>
          <wp:inline distT="0" distB="0" distL="0" distR="0">
            <wp:extent cx="4710113" cy="3140075"/>
            <wp:effectExtent l="19050" t="0" r="0" b="0"/>
            <wp:docPr id="20" name="Picture 4" descr="Soil Moisture Senso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il Moisture Sensor Module Pinout"/>
                    <pic:cNvPicPr>
                      <a:picLocks noChangeAspect="1" noChangeArrowheads="1"/>
                    </pic:cNvPicPr>
                  </pic:nvPicPr>
                  <pic:blipFill>
                    <a:blip r:embed="rId112" cstate="print"/>
                    <a:srcRect/>
                    <a:stretch>
                      <a:fillRect/>
                    </a:stretch>
                  </pic:blipFill>
                  <pic:spPr bwMode="auto">
                    <a:xfrm>
                      <a:off x="0" y="0"/>
                      <a:ext cx="4711940" cy="3141293"/>
                    </a:xfrm>
                    <a:prstGeom prst="rect">
                      <a:avLst/>
                    </a:prstGeom>
                    <a:noFill/>
                    <a:ln w="9525">
                      <a:noFill/>
                      <a:miter lim="800000"/>
                      <a:headEnd/>
                      <a:tailEnd/>
                    </a:ln>
                  </pic:spPr>
                </pic:pic>
              </a:graphicData>
            </a:graphic>
          </wp:inline>
        </w:drawing>
      </w:r>
    </w:p>
    <w:p w:rsidR="006D04DD" w:rsidRDefault="006D04DD" w:rsidP="006D04DD">
      <w:pPr>
        <w:jc w:val="center"/>
        <w:rPr>
          <w:rFonts w:ascii="Times New Roman" w:eastAsia="Microsoft YaHei" w:hAnsi="Times New Roman"/>
          <w:color w:val="222222"/>
          <w:sz w:val="20"/>
          <w:szCs w:val="20"/>
          <w:lang w:eastAsia="en-IN"/>
        </w:rPr>
      </w:pPr>
    </w:p>
    <w:p w:rsidR="006D04DD" w:rsidRPr="002A2F25" w:rsidRDefault="006D04DD" w:rsidP="006D04DD">
      <w:pPr>
        <w:rPr>
          <w:rFonts w:ascii="Times New Roman" w:eastAsia="Microsoft YaHei" w:hAnsi="Times New Roman"/>
          <w:color w:val="222222"/>
          <w:sz w:val="24"/>
          <w:szCs w:val="24"/>
          <w:lang w:eastAsia="en-IN"/>
        </w:rPr>
      </w:pPr>
      <w:r w:rsidRPr="002A2F25">
        <w:rPr>
          <w:rFonts w:ascii="Times New Roman" w:eastAsia="Microsoft YaHei" w:hAnsi="Times New Roman"/>
          <w:color w:val="222222"/>
          <w:sz w:val="24"/>
          <w:szCs w:val="24"/>
          <w:lang w:eastAsia="en-IN"/>
        </w:rPr>
        <w:t xml:space="preserve">The Moisture sensor is used to measure the water content (moisture) of soil. When the soil is having water shortage, the module output is at high level; else the output is at low level. This sensor reminds the user to </w:t>
      </w:r>
      <w:r w:rsidRPr="002A2F25">
        <w:rPr>
          <w:rFonts w:ascii="Times New Roman" w:eastAsia="Microsoft YaHei" w:hAnsi="Times New Roman"/>
          <w:color w:val="222222"/>
          <w:sz w:val="24"/>
          <w:szCs w:val="24"/>
          <w:lang w:eastAsia="en-IN"/>
        </w:rPr>
        <w:lastRenderedPageBreak/>
        <w:t>water their plants and also monitors the moisture content of soil. It has been widely used in agriculture, land irrigation and botanical gardening.</w:t>
      </w:r>
    </w:p>
    <w:p w:rsidR="006D04DD" w:rsidRDefault="006D04DD" w:rsidP="006D04DD">
      <w:pPr>
        <w:rPr>
          <w:rFonts w:ascii="Times New Roman" w:hAnsi="Times New Roman"/>
          <w:b/>
          <w:bCs/>
          <w:sz w:val="28"/>
          <w:szCs w:val="28"/>
          <w:lang w:eastAsia="en-IN"/>
        </w:rPr>
      </w:pPr>
    </w:p>
    <w:p w:rsidR="006D04DD" w:rsidRDefault="006D04DD" w:rsidP="006D04DD">
      <w:pPr>
        <w:rPr>
          <w:rFonts w:ascii="Times New Roman" w:hAnsi="Times New Roman"/>
          <w:b/>
          <w:bCs/>
          <w:sz w:val="28"/>
          <w:szCs w:val="28"/>
          <w:lang w:eastAsia="en-IN"/>
        </w:rPr>
      </w:pPr>
    </w:p>
    <w:p w:rsidR="006D04DD" w:rsidRDefault="006D04DD" w:rsidP="006D04DD">
      <w:pPr>
        <w:shd w:val="clear" w:color="auto" w:fill="FFFFFF"/>
        <w:spacing w:after="150"/>
        <w:jc w:val="both"/>
        <w:outlineLvl w:val="2"/>
        <w:rPr>
          <w:rFonts w:ascii="Times New Roman" w:eastAsia="Times New Roman" w:hAnsi="Times New Roman"/>
          <w:bCs/>
          <w:sz w:val="24"/>
          <w:szCs w:val="24"/>
        </w:rPr>
      </w:pPr>
      <w:r w:rsidRPr="00316560">
        <w:rPr>
          <w:rFonts w:ascii="Times New Roman" w:eastAsia="Times New Roman" w:hAnsi="Times New Roman"/>
          <w:bCs/>
          <w:sz w:val="24"/>
          <w:szCs w:val="24"/>
        </w:rPr>
        <w:t>Moisture Sensor Module Pin out Configuration</w:t>
      </w:r>
    </w:p>
    <w:p w:rsidR="006D04DD" w:rsidRPr="00316560" w:rsidRDefault="006D04DD" w:rsidP="006D04DD">
      <w:pPr>
        <w:shd w:val="clear" w:color="auto" w:fill="FFFFFF"/>
        <w:spacing w:after="150"/>
        <w:jc w:val="both"/>
        <w:outlineLvl w:val="2"/>
        <w:rPr>
          <w:rFonts w:ascii="Times New Roman" w:eastAsia="Times New Roman" w:hAnsi="Times New Roman"/>
          <w:bCs/>
          <w:sz w:val="24"/>
          <w:szCs w:val="24"/>
        </w:rPr>
      </w:pPr>
    </w:p>
    <w:tbl>
      <w:tblPr>
        <w:tblW w:w="1095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tblPr>
      <w:tblGrid>
        <w:gridCol w:w="1869"/>
        <w:gridCol w:w="9081"/>
      </w:tblGrid>
      <w:tr w:rsidR="006D04DD" w:rsidRPr="00316560" w:rsidTr="006B268F">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b/>
                <w:bCs/>
                <w:color w:val="212529"/>
                <w:sz w:val="24"/>
                <w:szCs w:val="24"/>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b/>
                <w:bCs/>
                <w:color w:val="212529"/>
                <w:sz w:val="24"/>
                <w:szCs w:val="24"/>
              </w:rPr>
              <w:t>Description</w:t>
            </w:r>
          </w:p>
        </w:tc>
      </w:tr>
      <w:tr w:rsidR="006D04DD" w:rsidRPr="00316560" w:rsidTr="006B268F">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VCC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           </w:t>
            </w:r>
          </w:p>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 xml:space="preserve">The </w:t>
            </w:r>
            <w:proofErr w:type="spellStart"/>
            <w:r w:rsidRPr="00316560">
              <w:rPr>
                <w:rFonts w:ascii="Times New Roman" w:eastAsia="Times New Roman" w:hAnsi="Times New Roman"/>
                <w:color w:val="212529"/>
                <w:sz w:val="24"/>
                <w:szCs w:val="24"/>
              </w:rPr>
              <w:t>Vcc</w:t>
            </w:r>
            <w:proofErr w:type="spellEnd"/>
            <w:r w:rsidRPr="00316560">
              <w:rPr>
                <w:rFonts w:ascii="Times New Roman" w:eastAsia="Times New Roman" w:hAnsi="Times New Roman"/>
                <w:color w:val="212529"/>
                <w:sz w:val="24"/>
                <w:szCs w:val="24"/>
              </w:rPr>
              <w:t xml:space="preserve"> pin powers the module, typically with +5V</w:t>
            </w:r>
          </w:p>
        </w:tc>
      </w:tr>
      <w:tr w:rsidR="006D04DD" w:rsidRPr="00316560" w:rsidTr="006B268F">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GND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Power Supply Ground</w:t>
            </w:r>
          </w:p>
        </w:tc>
      </w:tr>
      <w:tr w:rsidR="006D04DD" w:rsidRPr="00316560" w:rsidTr="006B268F">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DO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Digital Out Pin for Digital Output.</w:t>
            </w:r>
          </w:p>
        </w:tc>
      </w:tr>
      <w:tr w:rsidR="006D04DD" w:rsidRPr="00316560" w:rsidTr="006B268F">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AO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6D04DD" w:rsidRPr="00316560" w:rsidRDefault="006D04DD" w:rsidP="006B268F">
            <w:pPr>
              <w:spacing w:line="420" w:lineRule="atLeast"/>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Analog Out Pin for Analog Output</w:t>
            </w:r>
          </w:p>
        </w:tc>
      </w:tr>
    </w:tbl>
    <w:p w:rsidR="006D04DD" w:rsidRDefault="006D04DD" w:rsidP="006D04DD">
      <w:pPr>
        <w:rPr>
          <w:rFonts w:ascii="Times New Roman" w:hAnsi="Times New Roman"/>
          <w:b/>
          <w:bCs/>
          <w:sz w:val="28"/>
          <w:szCs w:val="28"/>
          <w:lang w:eastAsia="en-IN"/>
        </w:rPr>
      </w:pPr>
    </w:p>
    <w:p w:rsidR="006D04DD" w:rsidRDefault="006D04DD" w:rsidP="006D04DD">
      <w:pPr>
        <w:rPr>
          <w:rFonts w:ascii="Times New Roman" w:hAnsi="Times New Roman"/>
          <w:b/>
          <w:bCs/>
          <w:sz w:val="28"/>
          <w:szCs w:val="28"/>
          <w:lang w:eastAsia="en-IN"/>
        </w:rPr>
      </w:pPr>
    </w:p>
    <w:p w:rsidR="006D04DD" w:rsidRDefault="006D04DD" w:rsidP="006D04DD">
      <w:pPr>
        <w:rPr>
          <w:rFonts w:ascii="Times New Roman" w:hAnsi="Times New Roman"/>
          <w:sz w:val="26"/>
          <w:szCs w:val="26"/>
          <w:lang w:eastAsia="en-IN"/>
        </w:rPr>
      </w:pPr>
      <w:r>
        <w:rPr>
          <w:rFonts w:ascii="Times New Roman" w:hAnsi="Times New Roman"/>
          <w:sz w:val="26"/>
          <w:szCs w:val="26"/>
          <w:lang w:eastAsia="en-IN"/>
        </w:rPr>
        <w:t>4.5</w:t>
      </w:r>
      <w:r w:rsidRPr="00EE66C3">
        <w:rPr>
          <w:rFonts w:ascii="Times New Roman" w:hAnsi="Times New Roman"/>
          <w:sz w:val="26"/>
          <w:szCs w:val="26"/>
          <w:lang w:eastAsia="en-IN"/>
        </w:rPr>
        <w:t>.1 Working Principle of Moisture Sensor</w:t>
      </w:r>
    </w:p>
    <w:p w:rsidR="006D04DD" w:rsidRPr="00EE66C3" w:rsidRDefault="006D04DD" w:rsidP="006D04DD">
      <w:pPr>
        <w:rPr>
          <w:rFonts w:ascii="Times New Roman" w:hAnsi="Times New Roman"/>
          <w:sz w:val="26"/>
          <w:szCs w:val="26"/>
          <w:lang w:eastAsia="en-IN"/>
        </w:rPr>
      </w:pPr>
    </w:p>
    <w:p w:rsidR="006D04DD" w:rsidRPr="002A2F25" w:rsidRDefault="006D04DD" w:rsidP="006D04DD">
      <w:pPr>
        <w:ind w:firstLine="720"/>
        <w:rPr>
          <w:rFonts w:ascii="Times New Roman" w:eastAsia="Microsoft YaHei" w:hAnsi="Times New Roman"/>
          <w:color w:val="222222"/>
          <w:sz w:val="24"/>
          <w:szCs w:val="24"/>
          <w:lang w:eastAsia="en-IN"/>
        </w:rPr>
      </w:pPr>
      <w:r w:rsidRPr="002A2F25">
        <w:rPr>
          <w:rFonts w:ascii="Times New Roman" w:eastAsia="Microsoft YaHei" w:hAnsi="Times New Roman"/>
          <w:color w:val="222222"/>
          <w:sz w:val="24"/>
          <w:szCs w:val="24"/>
          <w:lang w:eastAsia="en-IN"/>
        </w:rPr>
        <w:t xml:space="preserve">The Soil Moisture Sensor uses capacitance to measure dielectric permittivity of the surrounding medium. In soil, dielectric permittivity is a function of the water content. The sensor creates a voltage proportional to the dielectric permittivity, and therefore the water content of the soil. The sensor averages the water content over the entire length of the sensor. There is a 2 cm zone of influence with respect to the flat surface of the sensor, but it has little or no sensitivity at the extreme </w:t>
      </w:r>
      <w:proofErr w:type="spellStart"/>
      <w:r w:rsidRPr="002A2F25">
        <w:rPr>
          <w:rFonts w:ascii="Times New Roman" w:eastAsia="Microsoft YaHei" w:hAnsi="Times New Roman"/>
          <w:color w:val="222222"/>
          <w:sz w:val="24"/>
          <w:szCs w:val="24"/>
          <w:lang w:eastAsia="en-IN"/>
        </w:rPr>
        <w:t>edges.The</w:t>
      </w:r>
      <w:proofErr w:type="spellEnd"/>
      <w:r w:rsidRPr="002A2F25">
        <w:rPr>
          <w:rFonts w:ascii="Times New Roman" w:eastAsia="Microsoft YaHei" w:hAnsi="Times New Roman"/>
          <w:color w:val="222222"/>
          <w:sz w:val="24"/>
          <w:szCs w:val="24"/>
          <w:lang w:eastAsia="en-IN"/>
        </w:rPr>
        <w:t xml:space="preserve"> Soil Moisture Sensor is used to measure the loss of moisture over time due to evaporation and plant </w:t>
      </w:r>
      <w:proofErr w:type="spellStart"/>
      <w:r w:rsidRPr="002A2F25">
        <w:rPr>
          <w:rFonts w:ascii="Times New Roman" w:eastAsia="Microsoft YaHei" w:hAnsi="Times New Roman"/>
          <w:color w:val="222222"/>
          <w:sz w:val="24"/>
          <w:szCs w:val="24"/>
          <w:lang w:eastAsia="en-IN"/>
        </w:rPr>
        <w:t>uptake</w:t>
      </w:r>
      <w:proofErr w:type="gramStart"/>
      <w:r w:rsidRPr="002A2F25">
        <w:rPr>
          <w:rFonts w:ascii="Times New Roman" w:eastAsia="Microsoft YaHei" w:hAnsi="Times New Roman"/>
          <w:color w:val="222222"/>
          <w:sz w:val="24"/>
          <w:szCs w:val="24"/>
          <w:lang w:eastAsia="en-IN"/>
        </w:rPr>
        <w:t>,evaluate</w:t>
      </w:r>
      <w:proofErr w:type="spellEnd"/>
      <w:proofErr w:type="gramEnd"/>
      <w:r w:rsidRPr="002A2F25">
        <w:rPr>
          <w:rFonts w:ascii="Times New Roman" w:eastAsia="Microsoft YaHei" w:hAnsi="Times New Roman"/>
          <w:color w:val="222222"/>
          <w:sz w:val="24"/>
          <w:szCs w:val="24"/>
          <w:lang w:eastAsia="en-IN"/>
        </w:rPr>
        <w:t xml:space="preserve"> optimum soil moisture contents for various species of </w:t>
      </w:r>
      <w:proofErr w:type="spellStart"/>
      <w:r w:rsidRPr="002A2F25">
        <w:rPr>
          <w:rFonts w:ascii="Times New Roman" w:eastAsia="Microsoft YaHei" w:hAnsi="Times New Roman"/>
          <w:color w:val="222222"/>
          <w:sz w:val="24"/>
          <w:szCs w:val="24"/>
          <w:lang w:eastAsia="en-IN"/>
        </w:rPr>
        <w:t>plants,monitor</w:t>
      </w:r>
      <w:proofErr w:type="spellEnd"/>
      <w:r w:rsidRPr="002A2F25">
        <w:rPr>
          <w:rFonts w:ascii="Times New Roman" w:eastAsia="Microsoft YaHei" w:hAnsi="Times New Roman"/>
          <w:color w:val="222222"/>
          <w:sz w:val="24"/>
          <w:szCs w:val="24"/>
          <w:lang w:eastAsia="en-IN"/>
        </w:rPr>
        <w:t xml:space="preserve"> soil moisture content to control irrigation in greenhouses and enhance bottle biology experiments.</w:t>
      </w:r>
    </w:p>
    <w:p w:rsidR="006D04DD" w:rsidRDefault="006D04DD" w:rsidP="006D04DD">
      <w:pPr>
        <w:rPr>
          <w:rFonts w:ascii="Times New Roman" w:hAnsi="Times New Roman"/>
        </w:rPr>
      </w:pPr>
    </w:p>
    <w:p w:rsidR="006D04DD" w:rsidRPr="00EE66C3" w:rsidRDefault="006D04DD" w:rsidP="006D04DD">
      <w:pPr>
        <w:rPr>
          <w:rFonts w:ascii="Times New Roman" w:eastAsia="Times New Roman" w:hAnsi="Times New Roman"/>
          <w:sz w:val="26"/>
          <w:szCs w:val="26"/>
        </w:rPr>
      </w:pPr>
      <w:r>
        <w:rPr>
          <w:rFonts w:ascii="Times New Roman" w:eastAsia="Times New Roman" w:hAnsi="Times New Roman"/>
          <w:sz w:val="26"/>
          <w:szCs w:val="26"/>
        </w:rPr>
        <w:t>4.5</w:t>
      </w:r>
      <w:r w:rsidRPr="00EE66C3">
        <w:rPr>
          <w:rFonts w:ascii="Times New Roman" w:eastAsia="Times New Roman" w:hAnsi="Times New Roman"/>
          <w:sz w:val="26"/>
          <w:szCs w:val="26"/>
        </w:rPr>
        <w:t>.2 Moisture Sensor Module Features &amp; Specifications</w:t>
      </w:r>
    </w:p>
    <w:p w:rsidR="006D04DD" w:rsidRPr="00316560" w:rsidRDefault="006D04DD" w:rsidP="006D04DD">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Operating Voltage: 3.3V to 5V DC</w:t>
      </w:r>
    </w:p>
    <w:p w:rsidR="006D04DD" w:rsidRPr="00316560" w:rsidRDefault="006D04DD" w:rsidP="006D04DD">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Operating Current: 15mA</w:t>
      </w:r>
    </w:p>
    <w:p w:rsidR="006D04DD" w:rsidRPr="00316560" w:rsidRDefault="006D04DD" w:rsidP="006D04DD">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Output Digital - 0V to 5V, Adjustable trigger level from preset</w:t>
      </w:r>
    </w:p>
    <w:p w:rsidR="006D04DD" w:rsidRPr="00316560" w:rsidRDefault="006D04DD" w:rsidP="006D04DD">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Output Analog - 0V to 5V based on infrared radiation from fire flame falling on the sensor</w:t>
      </w:r>
    </w:p>
    <w:p w:rsidR="006D04DD" w:rsidRPr="00316560" w:rsidRDefault="006D04DD" w:rsidP="006D04DD">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LEDs indicating output and power</w:t>
      </w:r>
    </w:p>
    <w:p w:rsidR="006D04DD" w:rsidRPr="00316560" w:rsidRDefault="006D04DD" w:rsidP="006D04DD">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PCB Size: 3.2cm x 1.4cm</w:t>
      </w:r>
    </w:p>
    <w:p w:rsidR="006D04DD" w:rsidRPr="00316560" w:rsidRDefault="006D04DD" w:rsidP="006D04DD">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lastRenderedPageBreak/>
        <w:t>LM393 based design</w:t>
      </w:r>
    </w:p>
    <w:p w:rsidR="006D04DD" w:rsidRPr="00316560" w:rsidRDefault="006D04DD" w:rsidP="006D04DD">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Easy to use with Microcontrollers or even with normal Digital/Analog IC</w:t>
      </w:r>
    </w:p>
    <w:p w:rsidR="006D04DD" w:rsidRPr="00316560" w:rsidRDefault="006D04DD" w:rsidP="006D04DD">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316560">
        <w:rPr>
          <w:rFonts w:ascii="Times New Roman" w:eastAsia="Times New Roman" w:hAnsi="Times New Roman"/>
          <w:color w:val="212529"/>
          <w:sz w:val="24"/>
          <w:szCs w:val="24"/>
        </w:rPr>
        <w:t>Small, cheap and easily available</w:t>
      </w:r>
    </w:p>
    <w:p w:rsidR="006D04DD" w:rsidRPr="002A2F25" w:rsidRDefault="006D04DD" w:rsidP="006D04DD">
      <w:pPr>
        <w:rPr>
          <w:rFonts w:ascii="Times New Roman" w:hAnsi="Times New Roman"/>
        </w:rPr>
      </w:pPr>
    </w:p>
    <w:p w:rsidR="006D04DD" w:rsidRDefault="006D04DD" w:rsidP="006D04DD"/>
    <w:p w:rsidR="006D04DD" w:rsidRPr="00EE66C3" w:rsidRDefault="006D04DD" w:rsidP="006D04DD">
      <w:pPr>
        <w:rPr>
          <w:rFonts w:ascii="Times New Roman" w:hAnsi="Times New Roman"/>
          <w:sz w:val="26"/>
          <w:szCs w:val="26"/>
        </w:rPr>
      </w:pPr>
      <w:r>
        <w:rPr>
          <w:rFonts w:ascii="Times New Roman" w:hAnsi="Times New Roman"/>
          <w:sz w:val="26"/>
          <w:szCs w:val="26"/>
        </w:rPr>
        <w:t>4.6</w:t>
      </w:r>
      <w:r w:rsidRPr="00EE66C3">
        <w:rPr>
          <w:rFonts w:ascii="Times New Roman" w:hAnsi="Times New Roman"/>
          <w:sz w:val="26"/>
          <w:szCs w:val="26"/>
        </w:rPr>
        <w:t xml:space="preserve"> L293D MOTOR DRIVER</w:t>
      </w:r>
      <w:r>
        <w:rPr>
          <w:rFonts w:ascii="Times New Roman" w:hAnsi="Times New Roman"/>
          <w:sz w:val="26"/>
          <w:szCs w:val="26"/>
        </w:rPr>
        <w:t>:</w:t>
      </w:r>
    </w:p>
    <w:p w:rsidR="006D04DD" w:rsidRPr="00BC4C2D" w:rsidRDefault="006D04DD" w:rsidP="006D04DD">
      <w:pPr>
        <w:shd w:val="clear" w:color="auto" w:fill="FFFFFF"/>
        <w:spacing w:line="510" w:lineRule="atLeast"/>
        <w:outlineLvl w:val="3"/>
        <w:rPr>
          <w:rFonts w:ascii="Times New Roman" w:eastAsia="Times New Roman" w:hAnsi="Times New Roman"/>
          <w:color w:val="212529"/>
          <w:sz w:val="24"/>
          <w:szCs w:val="24"/>
        </w:rPr>
      </w:pPr>
      <w:r w:rsidRPr="00BC4C2D">
        <w:rPr>
          <w:rFonts w:ascii="Times New Roman" w:eastAsia="Times New Roman" w:hAnsi="Times New Roman"/>
          <w:color w:val="212529"/>
          <w:sz w:val="24"/>
          <w:szCs w:val="24"/>
        </w:rPr>
        <w:t>L293D Motor Driver IC</w:t>
      </w:r>
    </w:p>
    <w:p w:rsidR="006D04DD" w:rsidRPr="00BC4C2D" w:rsidRDefault="006D04DD" w:rsidP="006D04DD">
      <w:pPr>
        <w:shd w:val="clear" w:color="auto" w:fill="FFFFFF"/>
        <w:jc w:val="both"/>
        <w:rPr>
          <w:rFonts w:ascii="Segoe UI" w:eastAsia="Times New Roman" w:hAnsi="Segoe UI" w:cs="Segoe UI"/>
          <w:color w:val="212529"/>
          <w:sz w:val="21"/>
          <w:szCs w:val="21"/>
        </w:rPr>
      </w:pPr>
      <w:r w:rsidRPr="00BC4C2D">
        <w:rPr>
          <w:rFonts w:ascii="Segoe UI" w:eastAsia="Times New Roman" w:hAnsi="Segoe UI" w:cs="Segoe UI"/>
          <w:color w:val="212529"/>
          <w:sz w:val="21"/>
          <w:szCs w:val="21"/>
        </w:rPr>
        <w:t> </w:t>
      </w:r>
    </w:p>
    <w:p w:rsidR="006D04DD" w:rsidRDefault="006D04DD" w:rsidP="006D04DD">
      <w:pPr>
        <w:shd w:val="clear" w:color="auto" w:fill="FFFFFF"/>
        <w:rPr>
          <w:rFonts w:ascii="Segoe UI" w:eastAsia="Times New Roman" w:hAnsi="Segoe UI" w:cs="Segoe UI"/>
          <w:color w:val="212529"/>
          <w:sz w:val="21"/>
          <w:szCs w:val="21"/>
        </w:rPr>
      </w:pPr>
      <w:r>
        <w:rPr>
          <w:rFonts w:ascii="Segoe UI" w:eastAsia="Times New Roman" w:hAnsi="Segoe UI" w:cs="Segoe UI"/>
          <w:noProof/>
          <w:color w:val="212529"/>
          <w:sz w:val="21"/>
          <w:szCs w:val="21"/>
        </w:rPr>
        <w:drawing>
          <wp:inline distT="0" distB="0" distL="0" distR="0">
            <wp:extent cx="3643313" cy="3019425"/>
            <wp:effectExtent l="19050" t="0" r="0" b="0"/>
            <wp:docPr id="25" name="Picture 1" descr="L293D Motor Driver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3D Motor Driver IC"/>
                    <pic:cNvPicPr>
                      <a:picLocks noChangeAspect="1" noChangeArrowheads="1"/>
                    </pic:cNvPicPr>
                  </pic:nvPicPr>
                  <pic:blipFill>
                    <a:blip r:embed="rId113" cstate="print"/>
                    <a:srcRect/>
                    <a:stretch>
                      <a:fillRect/>
                    </a:stretch>
                  </pic:blipFill>
                  <pic:spPr bwMode="auto">
                    <a:xfrm>
                      <a:off x="0" y="0"/>
                      <a:ext cx="3648076" cy="3023372"/>
                    </a:xfrm>
                    <a:prstGeom prst="rect">
                      <a:avLst/>
                    </a:prstGeom>
                    <a:noFill/>
                    <a:ln w="9525">
                      <a:noFill/>
                      <a:miter lim="800000"/>
                      <a:headEnd/>
                      <a:tailEnd/>
                    </a:ln>
                  </pic:spPr>
                </pic:pic>
              </a:graphicData>
            </a:graphic>
          </wp:inline>
        </w:drawing>
      </w:r>
    </w:p>
    <w:p w:rsidR="006D04DD" w:rsidRDefault="006D04DD" w:rsidP="006D04DD">
      <w:pPr>
        <w:shd w:val="clear" w:color="auto" w:fill="FFFFFF"/>
        <w:rPr>
          <w:rFonts w:ascii="Segoe UI" w:eastAsia="Times New Roman" w:hAnsi="Segoe UI" w:cs="Segoe UI"/>
          <w:color w:val="212529"/>
          <w:sz w:val="21"/>
          <w:szCs w:val="21"/>
        </w:rPr>
      </w:pPr>
    </w:p>
    <w:p w:rsidR="006D04DD" w:rsidRPr="00BC4C2D" w:rsidRDefault="006D04DD" w:rsidP="006D04DD">
      <w:pPr>
        <w:shd w:val="clear" w:color="auto" w:fill="FFFFFF"/>
        <w:rPr>
          <w:rFonts w:ascii="Times New Roman" w:eastAsia="Times New Roman" w:hAnsi="Times New Roman"/>
          <w:color w:val="212529"/>
          <w:sz w:val="24"/>
          <w:szCs w:val="24"/>
        </w:rPr>
      </w:pPr>
      <w:r w:rsidRPr="00BC4C2D">
        <w:rPr>
          <w:rFonts w:ascii="Times New Roman" w:eastAsia="Times New Roman" w:hAnsi="Times New Roman"/>
          <w:color w:val="212529"/>
          <w:sz w:val="24"/>
          <w:szCs w:val="24"/>
        </w:rPr>
        <w:t>Motor Driver IC L293D Pin out</w:t>
      </w:r>
    </w:p>
    <w:p w:rsidR="006D04DD" w:rsidRDefault="006D04DD" w:rsidP="006D04DD">
      <w:pPr>
        <w:shd w:val="clear" w:color="auto" w:fill="FFFFFF"/>
        <w:rPr>
          <w:rFonts w:ascii="Segoe UI" w:eastAsia="Times New Roman" w:hAnsi="Segoe UI" w:cs="Segoe UI"/>
          <w:color w:val="212529"/>
          <w:sz w:val="21"/>
          <w:szCs w:val="21"/>
        </w:rPr>
      </w:pPr>
    </w:p>
    <w:p w:rsidR="006D04DD" w:rsidRPr="00BC4C2D" w:rsidRDefault="006D04DD" w:rsidP="006D04DD">
      <w:pPr>
        <w:shd w:val="clear" w:color="auto" w:fill="FFFFFF"/>
        <w:rPr>
          <w:rFonts w:ascii="Segoe UI" w:eastAsia="Times New Roman" w:hAnsi="Segoe UI" w:cs="Segoe UI"/>
          <w:color w:val="212529"/>
          <w:sz w:val="21"/>
          <w:szCs w:val="21"/>
        </w:rPr>
      </w:pPr>
    </w:p>
    <w:p w:rsidR="006D04DD" w:rsidRDefault="006D04DD" w:rsidP="006D04DD">
      <w:pPr>
        <w:shd w:val="clear" w:color="auto" w:fill="FFFFFF"/>
        <w:rPr>
          <w:rFonts w:ascii="Segoe UI" w:eastAsia="Times New Roman" w:hAnsi="Segoe UI" w:cs="Segoe UI"/>
          <w:color w:val="212529"/>
          <w:sz w:val="21"/>
          <w:szCs w:val="21"/>
        </w:rPr>
      </w:pPr>
      <w:r>
        <w:rPr>
          <w:rFonts w:ascii="Segoe UI" w:eastAsia="Times New Roman" w:hAnsi="Segoe UI" w:cs="Segoe UI"/>
          <w:noProof/>
          <w:color w:val="212529"/>
          <w:sz w:val="21"/>
          <w:szCs w:val="21"/>
        </w:rPr>
        <w:lastRenderedPageBreak/>
        <w:drawing>
          <wp:inline distT="0" distB="0" distL="0" distR="0">
            <wp:extent cx="4057650" cy="3877310"/>
            <wp:effectExtent l="19050" t="0" r="0" b="0"/>
            <wp:docPr id="26" name="Picture 2" descr="Motor Driver IC L293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tor Driver IC L293D Pinout"/>
                    <pic:cNvPicPr>
                      <a:picLocks noChangeAspect="1" noChangeArrowheads="1"/>
                    </pic:cNvPicPr>
                  </pic:nvPicPr>
                  <pic:blipFill>
                    <a:blip r:embed="rId114" cstate="print"/>
                    <a:srcRect/>
                    <a:stretch>
                      <a:fillRect/>
                    </a:stretch>
                  </pic:blipFill>
                  <pic:spPr bwMode="auto">
                    <a:xfrm>
                      <a:off x="0" y="0"/>
                      <a:ext cx="4057650" cy="3877310"/>
                    </a:xfrm>
                    <a:prstGeom prst="rect">
                      <a:avLst/>
                    </a:prstGeom>
                    <a:noFill/>
                    <a:ln w="9525">
                      <a:noFill/>
                      <a:miter lim="800000"/>
                      <a:headEnd/>
                      <a:tailEnd/>
                    </a:ln>
                  </pic:spPr>
                </pic:pic>
              </a:graphicData>
            </a:graphic>
          </wp:inline>
        </w:drawing>
      </w:r>
    </w:p>
    <w:p w:rsidR="006D04DD" w:rsidRPr="00BC4C2D" w:rsidRDefault="006D04DD" w:rsidP="006D04DD">
      <w:pPr>
        <w:shd w:val="clear" w:color="auto" w:fill="FFFFFF"/>
        <w:rPr>
          <w:rFonts w:ascii="Segoe UI" w:eastAsia="Times New Roman" w:hAnsi="Segoe UI" w:cs="Segoe UI"/>
          <w:color w:val="212529"/>
          <w:sz w:val="21"/>
          <w:szCs w:val="21"/>
        </w:rPr>
      </w:pPr>
    </w:p>
    <w:p w:rsidR="006D04DD" w:rsidRDefault="006D04DD" w:rsidP="006D04DD"/>
    <w:p w:rsidR="006D04DD" w:rsidRDefault="006D04DD" w:rsidP="006D04DD"/>
    <w:p w:rsidR="006D04DD" w:rsidRDefault="006D04DD" w:rsidP="006D04DD"/>
    <w:p w:rsidR="006D04DD" w:rsidRPr="00EE66C3" w:rsidRDefault="006D04DD" w:rsidP="006D04DD">
      <w:pPr>
        <w:rPr>
          <w:rFonts w:ascii="Times New Roman" w:hAnsi="Times New Roman"/>
          <w:sz w:val="26"/>
          <w:szCs w:val="26"/>
        </w:rPr>
      </w:pPr>
      <w:r>
        <w:rPr>
          <w:rFonts w:ascii="Times New Roman" w:hAnsi="Times New Roman"/>
          <w:sz w:val="26"/>
          <w:szCs w:val="26"/>
        </w:rPr>
        <w:t>4.6</w:t>
      </w:r>
      <w:r w:rsidRPr="00EE66C3">
        <w:rPr>
          <w:rFonts w:ascii="Times New Roman" w:hAnsi="Times New Roman"/>
          <w:sz w:val="26"/>
          <w:szCs w:val="26"/>
        </w:rPr>
        <w:t>.1 L293D PIN DESCRIPTION</w:t>
      </w:r>
      <w:r>
        <w:rPr>
          <w:rFonts w:ascii="Times New Roman" w:hAnsi="Times New Roman"/>
          <w:sz w:val="26"/>
          <w:szCs w:val="26"/>
        </w:rPr>
        <w:t>:</w:t>
      </w:r>
    </w:p>
    <w:tbl>
      <w:tblPr>
        <w:tblpPr w:leftFromText="180" w:rightFromText="180" w:vertAnchor="page" w:horzAnchor="margin" w:tblpXSpec="center" w:tblpY="9491"/>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tblPr>
      <w:tblGrid>
        <w:gridCol w:w="1864"/>
        <w:gridCol w:w="1270"/>
        <w:gridCol w:w="7434"/>
      </w:tblGrid>
      <w:tr w:rsidR="006D04DD" w:rsidRPr="00BC4C2D"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lastRenderedPageBreak/>
              <w:t>Pin Number</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Pin Name</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Description</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1</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Enable 1,2</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This pin enables the input pin Input 1(2) and Input 2(7)</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2</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Input 1</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Directly controls the Output 1 pin. Controlled by digital circuits</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3</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Output 1</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Connected to one end of  Motor 1</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4</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Ground</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Ground pins are connected to ground of circuit (0V)</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5</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Ground</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Ground pins are connected to ground of circuit (0V)</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6</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Output 2</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Connected to another end of  Motor 1</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7</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Input 2</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Directly controls the Output 2 pin. Controlled by digital circuits</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8</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Vcc2 (Vs)</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Connected to Voltage pin for running motors (4.5V to 36V)</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9</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Enable 3,4</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This pin enables the input pin Input 3(10) and Input 4(15)</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10</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Input 3</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Directly controls the Output 3 pin. Controlled by digital circuits</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11</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Output 3</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Connected to one end of Motor 2</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12</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Ground</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Ground pins are connected to ground of circuit (0V)</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13</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Ground</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Ground pins are connected to ground of circuit (0V)</w:t>
            </w:r>
          </w:p>
        </w:tc>
      </w:tr>
      <w:tr w:rsidR="006D04DD" w:rsidRPr="00E07E4A" w:rsidTr="006B268F">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14</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Output 4</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Connected to another end of Motor 2</w:t>
            </w:r>
          </w:p>
        </w:tc>
      </w:tr>
      <w:tr w:rsidR="006D04DD" w:rsidRPr="00E07E4A" w:rsidTr="006B268F">
        <w:trPr>
          <w:trHeight w:val="221"/>
        </w:trPr>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15</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Input 4</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Directly controls the Output 4 pin. Controlled by digital circuits</w:t>
            </w:r>
          </w:p>
        </w:tc>
      </w:tr>
      <w:tr w:rsidR="006D04DD" w:rsidRPr="00E07E4A" w:rsidTr="006B268F">
        <w:trPr>
          <w:trHeight w:val="59"/>
        </w:trPr>
        <w:tc>
          <w:tcPr>
            <w:tcW w:w="8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16</w:t>
            </w:r>
          </w:p>
        </w:tc>
        <w:tc>
          <w:tcPr>
            <w:tcW w:w="6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Vcc2 (</w:t>
            </w:r>
            <w:proofErr w:type="spellStart"/>
            <w:r w:rsidRPr="00E07E4A">
              <w:rPr>
                <w:rFonts w:ascii="Times New Roman" w:eastAsia="Times New Roman" w:hAnsi="Times New Roman"/>
                <w:sz w:val="24"/>
                <w:szCs w:val="24"/>
              </w:rPr>
              <w:t>Vss</w:t>
            </w:r>
            <w:proofErr w:type="spellEnd"/>
            <w:r w:rsidRPr="00E07E4A">
              <w:rPr>
                <w:rFonts w:ascii="Times New Roman" w:eastAsia="Times New Roman" w:hAnsi="Times New Roman"/>
                <w:sz w:val="24"/>
                <w:szCs w:val="24"/>
              </w:rPr>
              <w:t>)</w:t>
            </w:r>
          </w:p>
        </w:tc>
        <w:tc>
          <w:tcPr>
            <w:tcW w:w="35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E07E4A" w:rsidRDefault="006D04DD" w:rsidP="006B268F">
            <w:pPr>
              <w:rPr>
                <w:rFonts w:ascii="Times New Roman" w:eastAsia="Times New Roman" w:hAnsi="Times New Roman"/>
                <w:sz w:val="24"/>
                <w:szCs w:val="24"/>
              </w:rPr>
            </w:pPr>
            <w:r w:rsidRPr="00E07E4A">
              <w:rPr>
                <w:rFonts w:ascii="Times New Roman" w:eastAsia="Times New Roman" w:hAnsi="Times New Roman"/>
                <w:sz w:val="24"/>
                <w:szCs w:val="24"/>
              </w:rPr>
              <w:t>Connected to +5V to enable IC function</w:t>
            </w:r>
          </w:p>
        </w:tc>
      </w:tr>
    </w:tbl>
    <w:p w:rsidR="006D04DD" w:rsidRPr="00E07E4A" w:rsidRDefault="006D04DD" w:rsidP="006D04DD">
      <w:pPr>
        <w:rPr>
          <w:rFonts w:ascii="Times New Roman" w:hAnsi="Times New Roman"/>
          <w:sz w:val="24"/>
          <w:szCs w:val="24"/>
        </w:rPr>
      </w:pPr>
    </w:p>
    <w:p w:rsidR="006D04DD" w:rsidRPr="00E07E4A" w:rsidRDefault="006D04DD" w:rsidP="006D04DD">
      <w:pPr>
        <w:rPr>
          <w:rFonts w:ascii="Times New Roman" w:hAnsi="Times New Roman"/>
          <w:sz w:val="24"/>
          <w:szCs w:val="24"/>
        </w:rPr>
      </w:pPr>
    </w:p>
    <w:p w:rsidR="006D04DD" w:rsidRPr="00E07E4A" w:rsidRDefault="006D04DD" w:rsidP="006D04DD">
      <w:pPr>
        <w:rPr>
          <w:rFonts w:ascii="Times New Roman" w:eastAsia="Times New Roman" w:hAnsi="Times New Roman"/>
          <w:sz w:val="26"/>
          <w:szCs w:val="26"/>
        </w:rPr>
      </w:pPr>
      <w:r>
        <w:rPr>
          <w:rFonts w:ascii="Times New Roman" w:eastAsia="Times New Roman" w:hAnsi="Times New Roman"/>
          <w:sz w:val="26"/>
          <w:szCs w:val="26"/>
        </w:rPr>
        <w:t>4.6</w:t>
      </w:r>
      <w:r w:rsidRPr="00E07E4A">
        <w:rPr>
          <w:rFonts w:ascii="Times New Roman" w:eastAsia="Times New Roman" w:hAnsi="Times New Roman"/>
          <w:sz w:val="26"/>
          <w:szCs w:val="26"/>
        </w:rPr>
        <w:t>.2 FEATURES</w:t>
      </w:r>
    </w:p>
    <w:p w:rsidR="006D04DD" w:rsidRPr="00A17B59" w:rsidRDefault="006D04DD" w:rsidP="006D04DD">
      <w:pPr>
        <w:numPr>
          <w:ilvl w:val="0"/>
          <w:numId w:val="30"/>
        </w:numPr>
        <w:shd w:val="clear" w:color="auto" w:fill="FFFFFF"/>
        <w:spacing w:before="100" w:beforeAutospacing="1" w:after="100" w:afterAutospacing="1"/>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Can be used to run Two DC motors with the same IC.</w:t>
      </w:r>
    </w:p>
    <w:p w:rsidR="006D04DD" w:rsidRPr="00A17B59" w:rsidRDefault="006D04DD" w:rsidP="006D04DD">
      <w:pPr>
        <w:numPr>
          <w:ilvl w:val="0"/>
          <w:numId w:val="30"/>
        </w:numPr>
        <w:shd w:val="clear" w:color="auto" w:fill="FFFFFF"/>
        <w:spacing w:before="100" w:beforeAutospacing="1" w:after="100" w:afterAutospacing="1"/>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Speed and Direction control is possible</w:t>
      </w:r>
    </w:p>
    <w:p w:rsidR="006D04DD" w:rsidRPr="00A17B59" w:rsidRDefault="006D04DD" w:rsidP="006D04DD">
      <w:pPr>
        <w:numPr>
          <w:ilvl w:val="0"/>
          <w:numId w:val="30"/>
        </w:numPr>
        <w:shd w:val="clear" w:color="auto" w:fill="FFFFFF"/>
        <w:spacing w:before="100" w:beforeAutospacing="1" w:after="100" w:afterAutospacing="1"/>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Motor voltage Vcc2 (Vs): 4.5V to 36V</w:t>
      </w:r>
    </w:p>
    <w:p w:rsidR="006D04DD" w:rsidRPr="00A17B59" w:rsidRDefault="006D04DD" w:rsidP="006D04DD">
      <w:pPr>
        <w:numPr>
          <w:ilvl w:val="0"/>
          <w:numId w:val="30"/>
        </w:numPr>
        <w:shd w:val="clear" w:color="auto" w:fill="FFFFFF"/>
        <w:spacing w:before="100" w:beforeAutospacing="1" w:after="100" w:afterAutospacing="1"/>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Maximum Peak motor current: 1.2A</w:t>
      </w:r>
    </w:p>
    <w:p w:rsidR="006D04DD" w:rsidRPr="00A17B59" w:rsidRDefault="006D04DD" w:rsidP="006D04DD">
      <w:pPr>
        <w:numPr>
          <w:ilvl w:val="0"/>
          <w:numId w:val="30"/>
        </w:numPr>
        <w:shd w:val="clear" w:color="auto" w:fill="FFFFFF"/>
        <w:spacing w:before="100" w:beforeAutospacing="1" w:after="100" w:afterAutospacing="1"/>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Maximum Continuous Motor Current: 600mA</w:t>
      </w:r>
    </w:p>
    <w:p w:rsidR="006D04DD" w:rsidRPr="00A17B59" w:rsidRDefault="006D04DD" w:rsidP="006D04DD">
      <w:pPr>
        <w:numPr>
          <w:ilvl w:val="0"/>
          <w:numId w:val="30"/>
        </w:numPr>
        <w:shd w:val="clear" w:color="auto" w:fill="FFFFFF"/>
        <w:spacing w:before="100" w:beforeAutospacing="1" w:after="100" w:afterAutospacing="1"/>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Supply Voltage to Vcc1(</w:t>
      </w:r>
      <w:proofErr w:type="spellStart"/>
      <w:r w:rsidRPr="00A17B59">
        <w:rPr>
          <w:rFonts w:ascii="Times New Roman" w:eastAsia="Times New Roman" w:hAnsi="Times New Roman"/>
          <w:color w:val="212529"/>
          <w:sz w:val="24"/>
          <w:szCs w:val="24"/>
        </w:rPr>
        <w:t>vss</w:t>
      </w:r>
      <w:proofErr w:type="spellEnd"/>
      <w:r w:rsidRPr="00A17B59">
        <w:rPr>
          <w:rFonts w:ascii="Times New Roman" w:eastAsia="Times New Roman" w:hAnsi="Times New Roman"/>
          <w:color w:val="212529"/>
          <w:sz w:val="24"/>
          <w:szCs w:val="24"/>
        </w:rPr>
        <w:t>): 4.5V to 7V</w:t>
      </w:r>
    </w:p>
    <w:p w:rsidR="006D04DD" w:rsidRPr="00A17B59" w:rsidRDefault="006D04DD" w:rsidP="006D04DD">
      <w:pPr>
        <w:numPr>
          <w:ilvl w:val="0"/>
          <w:numId w:val="30"/>
        </w:numPr>
        <w:shd w:val="clear" w:color="auto" w:fill="FFFFFF"/>
        <w:spacing w:before="100" w:beforeAutospacing="1" w:after="100" w:afterAutospacing="1"/>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Transition time: 300ns (at 5Vand 24V)</w:t>
      </w:r>
    </w:p>
    <w:p w:rsidR="006D04DD" w:rsidRPr="00A17B59" w:rsidRDefault="006D04DD" w:rsidP="006D04DD">
      <w:pPr>
        <w:numPr>
          <w:ilvl w:val="0"/>
          <w:numId w:val="30"/>
        </w:numPr>
        <w:shd w:val="clear" w:color="auto" w:fill="FFFFFF"/>
        <w:spacing w:before="100" w:beforeAutospacing="1" w:after="100" w:afterAutospacing="1"/>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Automatic Thermal shutdown is available</w:t>
      </w:r>
    </w:p>
    <w:p w:rsidR="006D04DD" w:rsidRPr="00217FE9" w:rsidRDefault="006D04DD" w:rsidP="006D04DD">
      <w:pPr>
        <w:numPr>
          <w:ilvl w:val="0"/>
          <w:numId w:val="30"/>
        </w:numPr>
        <w:shd w:val="clear" w:color="auto" w:fill="FFFFFF"/>
        <w:spacing w:before="100" w:beforeAutospacing="1" w:after="100" w:afterAutospacing="1"/>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Available in 16-pin DIP, TSSOP, SOIC packages</w:t>
      </w:r>
    </w:p>
    <w:p w:rsidR="006D04DD" w:rsidRPr="00E07E4A" w:rsidRDefault="006D04DD" w:rsidP="006D04DD">
      <w:pPr>
        <w:rPr>
          <w:rFonts w:ascii="Times New Roman" w:eastAsia="Times New Roman" w:hAnsi="Times New Roman"/>
          <w:sz w:val="26"/>
          <w:szCs w:val="26"/>
        </w:rPr>
      </w:pPr>
      <w:r>
        <w:rPr>
          <w:rFonts w:ascii="Times New Roman" w:eastAsia="Times New Roman" w:hAnsi="Times New Roman"/>
          <w:sz w:val="26"/>
          <w:szCs w:val="26"/>
        </w:rPr>
        <w:t>4.6</w:t>
      </w:r>
      <w:r w:rsidRPr="00E07E4A">
        <w:rPr>
          <w:rFonts w:ascii="Times New Roman" w:eastAsia="Times New Roman" w:hAnsi="Times New Roman"/>
          <w:sz w:val="26"/>
          <w:szCs w:val="26"/>
        </w:rPr>
        <w:t>.3 Where to use L293D IC</w:t>
      </w:r>
    </w:p>
    <w:p w:rsidR="006D04DD" w:rsidRPr="00E07E4A" w:rsidRDefault="006D04DD" w:rsidP="006D04DD">
      <w:pPr>
        <w:shd w:val="clear" w:color="auto" w:fill="FFFFFF"/>
        <w:spacing w:line="420" w:lineRule="atLeast"/>
        <w:jc w:val="both"/>
        <w:rPr>
          <w:rFonts w:ascii="Times New Roman" w:eastAsia="Times New Roman" w:hAnsi="Times New Roman"/>
          <w:color w:val="212529"/>
          <w:sz w:val="24"/>
          <w:szCs w:val="24"/>
        </w:rPr>
      </w:pPr>
      <w:r w:rsidRPr="00E07E4A">
        <w:rPr>
          <w:rFonts w:ascii="Times New Roman" w:eastAsia="Times New Roman" w:hAnsi="Times New Roman"/>
          <w:color w:val="212529"/>
          <w:sz w:val="24"/>
          <w:szCs w:val="24"/>
        </w:rPr>
        <w:lastRenderedPageBreak/>
        <w:t>The L293D is a popular 16-Pin </w:t>
      </w:r>
      <w:r w:rsidRPr="00E07E4A">
        <w:rPr>
          <w:rFonts w:ascii="Times New Roman" w:eastAsia="Times New Roman" w:hAnsi="Times New Roman"/>
          <w:b/>
          <w:bCs/>
          <w:color w:val="212529"/>
          <w:sz w:val="24"/>
          <w:szCs w:val="24"/>
        </w:rPr>
        <w:t>Motor Driver IC</w:t>
      </w:r>
      <w:r w:rsidRPr="00E07E4A">
        <w:rPr>
          <w:rFonts w:ascii="Times New Roman" w:eastAsia="Times New Roman" w:hAnsi="Times New Roman"/>
          <w:color w:val="212529"/>
          <w:sz w:val="24"/>
          <w:szCs w:val="24"/>
        </w:rPr>
        <w:t>. As the name suggests it is mainly used to drive motors. A single </w:t>
      </w:r>
      <w:r w:rsidRPr="00E07E4A">
        <w:rPr>
          <w:rFonts w:ascii="Times New Roman" w:eastAsia="Times New Roman" w:hAnsi="Times New Roman"/>
          <w:b/>
          <w:bCs/>
          <w:color w:val="212529"/>
          <w:sz w:val="24"/>
          <w:szCs w:val="24"/>
        </w:rPr>
        <w:t>L293D IC</w:t>
      </w:r>
      <w:r w:rsidRPr="00E07E4A">
        <w:rPr>
          <w:rFonts w:ascii="Times New Roman" w:eastAsia="Times New Roman" w:hAnsi="Times New Roman"/>
          <w:color w:val="212529"/>
          <w:sz w:val="24"/>
          <w:szCs w:val="24"/>
        </w:rPr>
        <w:t> is capable of running two </w:t>
      </w:r>
      <w:hyperlink r:id="rId115" w:history="1">
        <w:r w:rsidRPr="00E07E4A">
          <w:rPr>
            <w:rFonts w:ascii="Times New Roman" w:eastAsia="Times New Roman" w:hAnsi="Times New Roman"/>
            <w:color w:val="007BFF"/>
            <w:sz w:val="24"/>
            <w:szCs w:val="24"/>
          </w:rPr>
          <w:t>DC motors</w:t>
        </w:r>
      </w:hyperlink>
      <w:r w:rsidRPr="00E07E4A">
        <w:rPr>
          <w:rFonts w:ascii="Times New Roman" w:eastAsia="Times New Roman" w:hAnsi="Times New Roman"/>
          <w:color w:val="212529"/>
          <w:sz w:val="24"/>
          <w:szCs w:val="24"/>
        </w:rPr>
        <w:t> at the same time; also the direction of these two motors can be controlled independently. So if you have motors which has operating voltage less than 36V and operating current less than 600mA, which are to be controlled by digital circuits like Op-Amp, </w:t>
      </w:r>
      <w:hyperlink r:id="rId116" w:history="1">
        <w:r w:rsidRPr="00E07E4A">
          <w:rPr>
            <w:rFonts w:ascii="Times New Roman" w:eastAsia="Times New Roman" w:hAnsi="Times New Roman"/>
            <w:color w:val="007BFF"/>
            <w:sz w:val="24"/>
            <w:szCs w:val="24"/>
          </w:rPr>
          <w:t>555 timers</w:t>
        </w:r>
      </w:hyperlink>
      <w:r w:rsidRPr="00E07E4A">
        <w:rPr>
          <w:rFonts w:ascii="Times New Roman" w:eastAsia="Times New Roman" w:hAnsi="Times New Roman"/>
          <w:color w:val="212529"/>
          <w:sz w:val="24"/>
          <w:szCs w:val="24"/>
        </w:rPr>
        <w:t xml:space="preserve">, digital gates or even Micron rollers like </w:t>
      </w:r>
      <w:proofErr w:type="spellStart"/>
      <w:r w:rsidRPr="00E07E4A">
        <w:rPr>
          <w:rFonts w:ascii="Times New Roman" w:eastAsia="Times New Roman" w:hAnsi="Times New Roman"/>
          <w:color w:val="212529"/>
          <w:sz w:val="24"/>
          <w:szCs w:val="24"/>
        </w:rPr>
        <w:t>Arduino</w:t>
      </w:r>
      <w:proofErr w:type="spellEnd"/>
      <w:r w:rsidRPr="00E07E4A">
        <w:rPr>
          <w:rFonts w:ascii="Times New Roman" w:eastAsia="Times New Roman" w:hAnsi="Times New Roman"/>
          <w:color w:val="212529"/>
          <w:sz w:val="24"/>
          <w:szCs w:val="24"/>
        </w:rPr>
        <w:t>, PIC, ARM etc.. This IC will be the right choice for you.</w:t>
      </w:r>
    </w:p>
    <w:p w:rsidR="006D04DD" w:rsidRPr="00E07E4A" w:rsidRDefault="006D04DD" w:rsidP="006D04DD">
      <w:pPr>
        <w:shd w:val="clear" w:color="auto" w:fill="FFFFFF"/>
        <w:spacing w:line="420" w:lineRule="atLeast"/>
        <w:jc w:val="both"/>
        <w:rPr>
          <w:rFonts w:ascii="Times New Roman" w:eastAsia="Times New Roman" w:hAnsi="Times New Roman"/>
          <w:color w:val="212529"/>
          <w:sz w:val="24"/>
          <w:szCs w:val="24"/>
        </w:rPr>
      </w:pPr>
      <w:r w:rsidRPr="00E07E4A">
        <w:rPr>
          <w:rFonts w:ascii="Times New Roman" w:eastAsia="Times New Roman" w:hAnsi="Times New Roman"/>
          <w:color w:val="212529"/>
          <w:sz w:val="24"/>
          <w:szCs w:val="24"/>
        </w:rPr>
        <w:t> </w:t>
      </w:r>
    </w:p>
    <w:p w:rsidR="006D04DD" w:rsidRPr="00E07E4A" w:rsidRDefault="006D04DD" w:rsidP="006D04DD">
      <w:pPr>
        <w:rPr>
          <w:rFonts w:ascii="Times New Roman" w:eastAsia="Times New Roman" w:hAnsi="Times New Roman"/>
          <w:sz w:val="26"/>
          <w:szCs w:val="26"/>
        </w:rPr>
      </w:pPr>
      <w:r>
        <w:rPr>
          <w:rFonts w:ascii="Times New Roman" w:eastAsia="Times New Roman" w:hAnsi="Times New Roman"/>
          <w:sz w:val="26"/>
          <w:szCs w:val="26"/>
        </w:rPr>
        <w:t>4.6</w:t>
      </w:r>
      <w:r w:rsidRPr="00E07E4A">
        <w:rPr>
          <w:rFonts w:ascii="Times New Roman" w:eastAsia="Times New Roman" w:hAnsi="Times New Roman"/>
          <w:sz w:val="26"/>
          <w:szCs w:val="26"/>
        </w:rPr>
        <w:t>.4 How to use a L293D Motor Driver IC</w:t>
      </w:r>
    </w:p>
    <w:p w:rsidR="006D04DD" w:rsidRPr="00A17B59" w:rsidRDefault="006D04DD" w:rsidP="006D04DD">
      <w:pPr>
        <w:shd w:val="clear" w:color="auto" w:fill="FFFFFF"/>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b/>
          <w:bCs/>
          <w:color w:val="212529"/>
          <w:sz w:val="24"/>
          <w:szCs w:val="24"/>
        </w:rPr>
        <w:t>Using this L293D motor driver IC</w:t>
      </w:r>
      <w:r w:rsidRPr="00A17B59">
        <w:rPr>
          <w:rFonts w:ascii="Times New Roman" w:eastAsia="Times New Roman" w:hAnsi="Times New Roman"/>
          <w:color w:val="212529"/>
          <w:sz w:val="24"/>
          <w:szCs w:val="24"/>
        </w:rPr>
        <w:t> is very simple. The IC works on the principle of </w:t>
      </w:r>
      <w:r w:rsidRPr="00A17B59">
        <w:rPr>
          <w:rFonts w:ascii="Times New Roman" w:eastAsia="Times New Roman" w:hAnsi="Times New Roman"/>
          <w:b/>
          <w:bCs/>
          <w:color w:val="212529"/>
          <w:sz w:val="24"/>
          <w:szCs w:val="24"/>
        </w:rPr>
        <w:t>Half H-Bridge</w:t>
      </w:r>
      <w:r w:rsidRPr="00A17B59">
        <w:rPr>
          <w:rFonts w:ascii="Times New Roman" w:eastAsia="Times New Roman" w:hAnsi="Times New Roman"/>
          <w:color w:val="212529"/>
          <w:sz w:val="24"/>
          <w:szCs w:val="24"/>
        </w:rPr>
        <w:t>, let us not go too deep into what H-Bridge means, but for now just know that H bridge is a set up which is used to run motors both in clock wise and anti clockwise direction. As said earlier this IC is capable of running two motors at the any direction at the same time, the circuit to achieve the same is shown below.</w:t>
      </w:r>
    </w:p>
    <w:p w:rsidR="006D04DD" w:rsidRPr="00A17B59" w:rsidRDefault="006D04DD" w:rsidP="006D04DD">
      <w:pPr>
        <w:shd w:val="clear" w:color="auto" w:fill="FFFFFF"/>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noProof/>
          <w:color w:val="212529"/>
          <w:sz w:val="24"/>
          <w:szCs w:val="24"/>
        </w:rPr>
        <w:drawing>
          <wp:inline distT="0" distB="0" distL="0" distR="0">
            <wp:extent cx="5772150" cy="3924300"/>
            <wp:effectExtent l="19050" t="0" r="0" b="0"/>
            <wp:docPr id="27" name="Picture 5" descr="L293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3D Circuit"/>
                    <pic:cNvPicPr>
                      <a:picLocks noChangeAspect="1" noChangeArrowheads="1"/>
                    </pic:cNvPicPr>
                  </pic:nvPicPr>
                  <pic:blipFill>
                    <a:blip r:embed="rId117" cstate="print"/>
                    <a:srcRect/>
                    <a:stretch>
                      <a:fillRect/>
                    </a:stretch>
                  </pic:blipFill>
                  <pic:spPr bwMode="auto">
                    <a:xfrm>
                      <a:off x="0" y="0"/>
                      <a:ext cx="5772150" cy="3924300"/>
                    </a:xfrm>
                    <a:prstGeom prst="rect">
                      <a:avLst/>
                    </a:prstGeom>
                    <a:noFill/>
                    <a:ln w="9525">
                      <a:noFill/>
                      <a:miter lim="800000"/>
                      <a:headEnd/>
                      <a:tailEnd/>
                    </a:ln>
                  </pic:spPr>
                </pic:pic>
              </a:graphicData>
            </a:graphic>
          </wp:inline>
        </w:drawing>
      </w:r>
    </w:p>
    <w:p w:rsidR="006D04DD" w:rsidRPr="00A17B59" w:rsidRDefault="006D04DD" w:rsidP="006D04DD">
      <w:pPr>
        <w:shd w:val="clear" w:color="auto" w:fill="FFFFFF"/>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 xml:space="preserve">All the Ground pins should be grounded. There are two power pins for this IC, one is the </w:t>
      </w:r>
      <w:proofErr w:type="spellStart"/>
      <w:proofErr w:type="gramStart"/>
      <w:r w:rsidRPr="00A17B59">
        <w:rPr>
          <w:rFonts w:ascii="Times New Roman" w:eastAsia="Times New Roman" w:hAnsi="Times New Roman"/>
          <w:color w:val="212529"/>
          <w:sz w:val="24"/>
          <w:szCs w:val="24"/>
        </w:rPr>
        <w:t>Vss</w:t>
      </w:r>
      <w:proofErr w:type="spellEnd"/>
      <w:r w:rsidRPr="00A17B59">
        <w:rPr>
          <w:rFonts w:ascii="Times New Roman" w:eastAsia="Times New Roman" w:hAnsi="Times New Roman"/>
          <w:color w:val="212529"/>
          <w:sz w:val="24"/>
          <w:szCs w:val="24"/>
        </w:rPr>
        <w:t>(</w:t>
      </w:r>
      <w:proofErr w:type="gramEnd"/>
      <w:r w:rsidRPr="00A17B59">
        <w:rPr>
          <w:rFonts w:ascii="Times New Roman" w:eastAsia="Times New Roman" w:hAnsi="Times New Roman"/>
          <w:color w:val="212529"/>
          <w:sz w:val="24"/>
          <w:szCs w:val="24"/>
        </w:rPr>
        <w:t xml:space="preserve">Vcc1) which provides the voltage for the IC to work, this must be connected to +5V. The other is </w:t>
      </w:r>
      <w:proofErr w:type="gramStart"/>
      <w:r w:rsidRPr="00A17B59">
        <w:rPr>
          <w:rFonts w:ascii="Times New Roman" w:eastAsia="Times New Roman" w:hAnsi="Times New Roman"/>
          <w:color w:val="212529"/>
          <w:sz w:val="24"/>
          <w:szCs w:val="24"/>
        </w:rPr>
        <w:t>Vs(</w:t>
      </w:r>
      <w:proofErr w:type="gramEnd"/>
      <w:r w:rsidRPr="00A17B59">
        <w:rPr>
          <w:rFonts w:ascii="Times New Roman" w:eastAsia="Times New Roman" w:hAnsi="Times New Roman"/>
          <w:color w:val="212529"/>
          <w:sz w:val="24"/>
          <w:szCs w:val="24"/>
        </w:rPr>
        <w:t>Vcc2) which provides voltage for the motors to run, based on the specification of your motor you can connect this pin to anywhere between 4.5V to 36V, here I have connected to +12V.</w:t>
      </w:r>
    </w:p>
    <w:p w:rsidR="006D04DD" w:rsidRDefault="006D04DD" w:rsidP="006D04DD">
      <w:pPr>
        <w:shd w:val="clear" w:color="auto" w:fill="FFFFFF"/>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lastRenderedPageBreak/>
        <w:t>The Enable pins (Enable 1</w:t>
      </w:r>
      <w:proofErr w:type="gramStart"/>
      <w:r w:rsidRPr="00A17B59">
        <w:rPr>
          <w:rFonts w:ascii="Times New Roman" w:eastAsia="Times New Roman" w:hAnsi="Times New Roman"/>
          <w:color w:val="212529"/>
          <w:sz w:val="24"/>
          <w:szCs w:val="24"/>
        </w:rPr>
        <w:t>,2</w:t>
      </w:r>
      <w:proofErr w:type="gramEnd"/>
      <w:r w:rsidRPr="00A17B59">
        <w:rPr>
          <w:rFonts w:ascii="Times New Roman" w:eastAsia="Times New Roman" w:hAnsi="Times New Roman"/>
          <w:color w:val="212529"/>
          <w:sz w:val="24"/>
          <w:szCs w:val="24"/>
        </w:rPr>
        <w:t xml:space="preserve"> and Enable  3,4)  are used to Enable Input pins for Motor 1 and Motor 2 respectively. Since in most cases we will be using both the motors both the pins are held high by default by connecting to +5V supply. The input pins Input 1</w:t>
      </w:r>
      <w:proofErr w:type="gramStart"/>
      <w:r w:rsidRPr="00A17B59">
        <w:rPr>
          <w:rFonts w:ascii="Times New Roman" w:eastAsia="Times New Roman" w:hAnsi="Times New Roman"/>
          <w:color w:val="212529"/>
          <w:sz w:val="24"/>
          <w:szCs w:val="24"/>
        </w:rPr>
        <w:t>,2</w:t>
      </w:r>
      <w:proofErr w:type="gramEnd"/>
      <w:r w:rsidRPr="00A17B59">
        <w:rPr>
          <w:rFonts w:ascii="Times New Roman" w:eastAsia="Times New Roman" w:hAnsi="Times New Roman"/>
          <w:color w:val="212529"/>
          <w:sz w:val="24"/>
          <w:szCs w:val="24"/>
        </w:rPr>
        <w:t xml:space="preserve"> are used to control the motor 1 and Input pins 3,4 are used to control the Motor 2. The input pins are connected to the any Digital circuit or microcontroller to control the speed and direction of the motor. You can toggle the input pins based on the following table to control your motor.</w:t>
      </w:r>
    </w:p>
    <w:p w:rsidR="006D04DD" w:rsidRPr="00A17B59" w:rsidRDefault="006D04DD" w:rsidP="006D04DD">
      <w:pPr>
        <w:shd w:val="clear" w:color="auto" w:fill="FFFFFF"/>
        <w:spacing w:line="420" w:lineRule="atLeast"/>
        <w:jc w:val="both"/>
        <w:rPr>
          <w:rFonts w:ascii="Times New Roman" w:eastAsia="Times New Roman" w:hAnsi="Times New Roman"/>
          <w:color w:val="212529"/>
          <w:sz w:val="24"/>
          <w:szCs w:val="24"/>
        </w:rPr>
      </w:pPr>
    </w:p>
    <w:tbl>
      <w:tblPr>
        <w:tblW w:w="5000" w:type="pct"/>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tblPr>
      <w:tblGrid>
        <w:gridCol w:w="2756"/>
        <w:gridCol w:w="2422"/>
        <w:gridCol w:w="5390"/>
      </w:tblGrid>
      <w:tr w:rsidR="006D04DD" w:rsidRPr="00A17B59" w:rsidTr="006B268F">
        <w:tc>
          <w:tcPr>
            <w:tcW w:w="1304"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1 = HIGH(5v)</w:t>
            </w:r>
          </w:p>
        </w:tc>
        <w:tc>
          <w:tcPr>
            <w:tcW w:w="1146"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1 = HIGH</w:t>
            </w:r>
          </w:p>
        </w:tc>
        <w:tc>
          <w:tcPr>
            <w:tcW w:w="2550"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Motor 1 rotates in Clock wise Direction</w:t>
            </w:r>
          </w:p>
        </w:tc>
      </w:tr>
      <w:tr w:rsidR="006D04DD" w:rsidRPr="00A17B59" w:rsidTr="006B268F">
        <w:tc>
          <w:tcPr>
            <w:tcW w:w="1304"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2 = LOW(0v)</w:t>
            </w:r>
          </w:p>
        </w:tc>
        <w:tc>
          <w:tcPr>
            <w:tcW w:w="1146"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2 = LOW</w:t>
            </w:r>
          </w:p>
        </w:tc>
        <w:tc>
          <w:tcPr>
            <w:tcW w:w="2550" w:type="pct"/>
            <w:vAlign w:val="center"/>
            <w:hideMark/>
          </w:tcPr>
          <w:p w:rsidR="006D04DD" w:rsidRPr="00A17B59" w:rsidRDefault="006D04DD" w:rsidP="006B268F">
            <w:pPr>
              <w:rPr>
                <w:rFonts w:ascii="Times New Roman" w:eastAsia="Times New Roman" w:hAnsi="Times New Roman"/>
                <w:sz w:val="24"/>
                <w:szCs w:val="24"/>
              </w:rPr>
            </w:pPr>
          </w:p>
        </w:tc>
      </w:tr>
      <w:tr w:rsidR="006D04DD" w:rsidRPr="00A17B59" w:rsidTr="006B268F">
        <w:tc>
          <w:tcPr>
            <w:tcW w:w="1304"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3 = HIGH(5v)</w:t>
            </w:r>
          </w:p>
        </w:tc>
        <w:tc>
          <w:tcPr>
            <w:tcW w:w="1146"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1 = HIGH</w:t>
            </w:r>
          </w:p>
        </w:tc>
        <w:tc>
          <w:tcPr>
            <w:tcW w:w="2550"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Motor 2 rotates in Clock wise Direction</w:t>
            </w:r>
          </w:p>
        </w:tc>
      </w:tr>
      <w:tr w:rsidR="006D04DD" w:rsidRPr="00A17B59" w:rsidTr="006B268F">
        <w:tc>
          <w:tcPr>
            <w:tcW w:w="1304"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4 = LOW(0v)</w:t>
            </w:r>
          </w:p>
        </w:tc>
        <w:tc>
          <w:tcPr>
            <w:tcW w:w="1146" w:type="pct"/>
            <w:tcBorders>
              <w:top w:val="single" w:sz="6" w:space="0" w:color="DEE2E6"/>
              <w:left w:val="single" w:sz="6" w:space="0" w:color="DEE2E6"/>
              <w:bottom w:val="single" w:sz="6" w:space="0" w:color="DEE2E6"/>
              <w:right w:val="single" w:sz="6" w:space="0" w:color="DEE2E6"/>
            </w:tcBorders>
            <w:hideMark/>
          </w:tcPr>
          <w:p w:rsidR="006D04DD" w:rsidRPr="00A17B59" w:rsidRDefault="006D04DD" w:rsidP="006B268F">
            <w:pPr>
              <w:spacing w:line="420" w:lineRule="atLeast"/>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2 = LOW</w:t>
            </w:r>
          </w:p>
        </w:tc>
        <w:tc>
          <w:tcPr>
            <w:tcW w:w="2550" w:type="pct"/>
            <w:vAlign w:val="center"/>
            <w:hideMark/>
          </w:tcPr>
          <w:p w:rsidR="006D04DD" w:rsidRPr="00A17B59" w:rsidRDefault="006D04DD" w:rsidP="006B268F">
            <w:pPr>
              <w:rPr>
                <w:rFonts w:ascii="Times New Roman" w:eastAsia="Times New Roman" w:hAnsi="Times New Roman"/>
                <w:sz w:val="24"/>
                <w:szCs w:val="24"/>
              </w:rPr>
            </w:pPr>
          </w:p>
        </w:tc>
      </w:tr>
    </w:tbl>
    <w:p w:rsidR="006D04DD" w:rsidRPr="00A17B59" w:rsidRDefault="006D04DD" w:rsidP="006D04DD">
      <w:pPr>
        <w:shd w:val="clear" w:color="auto" w:fill="FFFFFF"/>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 </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tblPr>
      <w:tblGrid>
        <w:gridCol w:w="2564"/>
        <w:gridCol w:w="2253"/>
        <w:gridCol w:w="5751"/>
      </w:tblGrid>
      <w:tr w:rsidR="006D04DD" w:rsidRPr="00A17B59" w:rsidTr="006B268F">
        <w:tc>
          <w:tcPr>
            <w:tcW w:w="1213"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1 = LOW(0v)</w:t>
            </w:r>
          </w:p>
        </w:tc>
        <w:tc>
          <w:tcPr>
            <w:tcW w:w="1066"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1 = LOW</w:t>
            </w:r>
          </w:p>
        </w:tc>
        <w:tc>
          <w:tcPr>
            <w:tcW w:w="272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Motor 1 rotates in Anti-Clock wise Direction</w:t>
            </w:r>
          </w:p>
        </w:tc>
      </w:tr>
      <w:tr w:rsidR="006D04DD" w:rsidRPr="00A17B59" w:rsidTr="006B268F">
        <w:tc>
          <w:tcPr>
            <w:tcW w:w="1213"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2 = HIGH(5v)</w:t>
            </w:r>
          </w:p>
        </w:tc>
        <w:tc>
          <w:tcPr>
            <w:tcW w:w="1066"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2 = HIGH</w:t>
            </w:r>
          </w:p>
        </w:tc>
        <w:tc>
          <w:tcPr>
            <w:tcW w:w="2721" w:type="pct"/>
            <w:shd w:val="clear" w:color="auto" w:fill="FFFFFF"/>
            <w:vAlign w:val="center"/>
            <w:hideMark/>
          </w:tcPr>
          <w:p w:rsidR="006D04DD" w:rsidRPr="00A17B59" w:rsidRDefault="006D04DD" w:rsidP="006B268F">
            <w:pPr>
              <w:rPr>
                <w:rFonts w:ascii="Times New Roman" w:eastAsia="Times New Roman" w:hAnsi="Times New Roman"/>
                <w:sz w:val="24"/>
                <w:szCs w:val="24"/>
              </w:rPr>
            </w:pPr>
          </w:p>
        </w:tc>
      </w:tr>
      <w:tr w:rsidR="006D04DD" w:rsidRPr="00A17B59" w:rsidTr="006B268F">
        <w:tc>
          <w:tcPr>
            <w:tcW w:w="1213"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3 = LOW(0v)</w:t>
            </w:r>
          </w:p>
        </w:tc>
        <w:tc>
          <w:tcPr>
            <w:tcW w:w="1066"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1 = LOW</w:t>
            </w:r>
          </w:p>
        </w:tc>
        <w:tc>
          <w:tcPr>
            <w:tcW w:w="272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Motor 2 rotates in Anti -Clock wise Direction</w:t>
            </w:r>
          </w:p>
        </w:tc>
      </w:tr>
      <w:tr w:rsidR="006D04DD" w:rsidRPr="00A17B59" w:rsidTr="006B268F">
        <w:tc>
          <w:tcPr>
            <w:tcW w:w="1213"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4 = HIGH(5v)</w:t>
            </w:r>
          </w:p>
        </w:tc>
        <w:tc>
          <w:tcPr>
            <w:tcW w:w="1066"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2 = HIGH</w:t>
            </w:r>
          </w:p>
        </w:tc>
        <w:tc>
          <w:tcPr>
            <w:tcW w:w="2721" w:type="pct"/>
            <w:shd w:val="clear" w:color="auto" w:fill="FFFFFF"/>
            <w:vAlign w:val="center"/>
            <w:hideMark/>
          </w:tcPr>
          <w:p w:rsidR="006D04DD" w:rsidRPr="00A17B59" w:rsidRDefault="006D04DD" w:rsidP="006B268F">
            <w:pPr>
              <w:rPr>
                <w:rFonts w:ascii="Times New Roman" w:eastAsia="Times New Roman" w:hAnsi="Times New Roman"/>
                <w:sz w:val="24"/>
                <w:szCs w:val="24"/>
              </w:rPr>
            </w:pPr>
          </w:p>
        </w:tc>
      </w:tr>
    </w:tbl>
    <w:p w:rsidR="006D04DD" w:rsidRPr="00A17B59" w:rsidRDefault="006D04DD" w:rsidP="006D04DD">
      <w:pPr>
        <w:shd w:val="clear" w:color="auto" w:fill="FFFFFF"/>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 </w:t>
      </w:r>
    </w:p>
    <w:tbl>
      <w:tblPr>
        <w:tblW w:w="5000" w:type="pct"/>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tblPr>
      <w:tblGrid>
        <w:gridCol w:w="3806"/>
        <w:gridCol w:w="3344"/>
        <w:gridCol w:w="3418"/>
      </w:tblGrid>
      <w:tr w:rsidR="006D04DD" w:rsidRPr="00A17B59" w:rsidTr="006B268F">
        <w:tc>
          <w:tcPr>
            <w:tcW w:w="18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1 = HIGH(5v)</w:t>
            </w:r>
          </w:p>
        </w:tc>
        <w:tc>
          <w:tcPr>
            <w:tcW w:w="15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1 = HIGH</w:t>
            </w:r>
          </w:p>
        </w:tc>
        <w:tc>
          <w:tcPr>
            <w:tcW w:w="16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Motor 1 stays still</w:t>
            </w:r>
          </w:p>
        </w:tc>
      </w:tr>
      <w:tr w:rsidR="006D04DD" w:rsidRPr="00A17B59" w:rsidTr="006B268F">
        <w:tc>
          <w:tcPr>
            <w:tcW w:w="18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2 = HIGH(5v)</w:t>
            </w:r>
          </w:p>
        </w:tc>
        <w:tc>
          <w:tcPr>
            <w:tcW w:w="15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2 = HIGH</w:t>
            </w:r>
          </w:p>
        </w:tc>
        <w:tc>
          <w:tcPr>
            <w:tcW w:w="1617" w:type="pct"/>
            <w:shd w:val="clear" w:color="auto" w:fill="FFFFFF"/>
            <w:vAlign w:val="center"/>
            <w:hideMark/>
          </w:tcPr>
          <w:p w:rsidR="006D04DD" w:rsidRPr="00A17B59" w:rsidRDefault="006D04DD" w:rsidP="006B268F">
            <w:pPr>
              <w:rPr>
                <w:rFonts w:ascii="Times New Roman" w:eastAsia="Times New Roman" w:hAnsi="Times New Roman"/>
                <w:sz w:val="24"/>
                <w:szCs w:val="24"/>
              </w:rPr>
            </w:pPr>
          </w:p>
        </w:tc>
      </w:tr>
      <w:tr w:rsidR="006D04DD" w:rsidRPr="00A17B59" w:rsidTr="006B268F">
        <w:tc>
          <w:tcPr>
            <w:tcW w:w="18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3 = HIGH(5v)</w:t>
            </w:r>
          </w:p>
        </w:tc>
        <w:tc>
          <w:tcPr>
            <w:tcW w:w="15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1 = LOW</w:t>
            </w:r>
          </w:p>
        </w:tc>
        <w:tc>
          <w:tcPr>
            <w:tcW w:w="1617"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Motor 2 stays still</w:t>
            </w:r>
          </w:p>
        </w:tc>
      </w:tr>
      <w:tr w:rsidR="006D04DD" w:rsidRPr="00A17B59" w:rsidTr="006B268F">
        <w:tc>
          <w:tcPr>
            <w:tcW w:w="1801"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Input 4 = HIGH(5v)</w:t>
            </w:r>
          </w:p>
        </w:tc>
        <w:tc>
          <w:tcPr>
            <w:tcW w:w="1582" w:type="pct"/>
            <w:tcBorders>
              <w:top w:val="single" w:sz="6" w:space="0" w:color="DEE2E6"/>
              <w:left w:val="single" w:sz="6" w:space="0" w:color="DEE2E6"/>
              <w:bottom w:val="single" w:sz="6" w:space="0" w:color="DEE2E6"/>
              <w:right w:val="single" w:sz="6" w:space="0" w:color="DEE2E6"/>
            </w:tcBorders>
            <w:shd w:val="clear" w:color="auto" w:fill="FFFFFF"/>
            <w:hideMark/>
          </w:tcPr>
          <w:p w:rsidR="006D04DD" w:rsidRPr="00A17B59" w:rsidRDefault="006D04DD" w:rsidP="006B268F">
            <w:pPr>
              <w:spacing w:line="420" w:lineRule="atLeast"/>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Output 2 = HIGH</w:t>
            </w:r>
          </w:p>
        </w:tc>
        <w:tc>
          <w:tcPr>
            <w:tcW w:w="1617" w:type="pct"/>
            <w:shd w:val="clear" w:color="auto" w:fill="FFFFFF"/>
            <w:vAlign w:val="center"/>
            <w:hideMark/>
          </w:tcPr>
          <w:p w:rsidR="006D04DD" w:rsidRPr="00A17B59" w:rsidRDefault="006D04DD" w:rsidP="006B268F">
            <w:pPr>
              <w:rPr>
                <w:rFonts w:ascii="Times New Roman" w:eastAsia="Times New Roman" w:hAnsi="Times New Roman"/>
                <w:sz w:val="24"/>
                <w:szCs w:val="24"/>
              </w:rPr>
            </w:pPr>
          </w:p>
        </w:tc>
      </w:tr>
    </w:tbl>
    <w:p w:rsidR="006D04DD" w:rsidRDefault="006D04DD" w:rsidP="006D04DD"/>
    <w:p w:rsidR="006D04DD" w:rsidRDefault="006D04DD" w:rsidP="006D04DD"/>
    <w:p w:rsidR="006D04DD" w:rsidRPr="00E07E4A" w:rsidRDefault="006D04DD" w:rsidP="006D04DD">
      <w:pPr>
        <w:rPr>
          <w:rFonts w:ascii="Times New Roman" w:eastAsia="Times New Roman" w:hAnsi="Times New Roman"/>
          <w:sz w:val="26"/>
          <w:szCs w:val="26"/>
        </w:rPr>
      </w:pPr>
      <w:r>
        <w:rPr>
          <w:rFonts w:ascii="Times New Roman" w:eastAsia="Times New Roman" w:hAnsi="Times New Roman"/>
          <w:sz w:val="26"/>
          <w:szCs w:val="26"/>
        </w:rPr>
        <w:t>4.6</w:t>
      </w:r>
      <w:r w:rsidRPr="00E07E4A">
        <w:rPr>
          <w:rFonts w:ascii="Times New Roman" w:eastAsia="Times New Roman" w:hAnsi="Times New Roman"/>
          <w:sz w:val="26"/>
          <w:szCs w:val="26"/>
        </w:rPr>
        <w:t>.5 APPLICATIONS</w:t>
      </w:r>
    </w:p>
    <w:p w:rsidR="006D04DD" w:rsidRPr="00A17B59" w:rsidRDefault="006D04DD" w:rsidP="006D04DD">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Used to drive high current Motors using Digital Circuits</w:t>
      </w:r>
    </w:p>
    <w:p w:rsidR="006D04DD" w:rsidRPr="00A17B59" w:rsidRDefault="006D04DD" w:rsidP="006D04DD">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lastRenderedPageBreak/>
        <w:t>Can be used to drive </w:t>
      </w:r>
      <w:hyperlink r:id="rId118" w:history="1">
        <w:r w:rsidRPr="00A17B59">
          <w:rPr>
            <w:rFonts w:ascii="Times New Roman" w:eastAsia="Times New Roman" w:hAnsi="Times New Roman"/>
            <w:sz w:val="24"/>
            <w:szCs w:val="24"/>
          </w:rPr>
          <w:t>Stepper motors</w:t>
        </w:r>
      </w:hyperlink>
    </w:p>
    <w:p w:rsidR="006D04DD" w:rsidRPr="00A17B59" w:rsidRDefault="006D04DD" w:rsidP="006D04DD">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r w:rsidRPr="00A17B59">
        <w:rPr>
          <w:rFonts w:ascii="Times New Roman" w:eastAsia="Times New Roman" w:hAnsi="Times New Roman"/>
          <w:color w:val="212529"/>
          <w:sz w:val="24"/>
          <w:szCs w:val="24"/>
        </w:rPr>
        <w:t>High current LED’s can be driven</w:t>
      </w:r>
    </w:p>
    <w:p w:rsidR="006D04DD" w:rsidRPr="00A17B59" w:rsidRDefault="009B7380" w:rsidP="006D04DD">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olor w:val="212529"/>
          <w:sz w:val="24"/>
          <w:szCs w:val="24"/>
        </w:rPr>
      </w:pPr>
      <w:hyperlink r:id="rId119" w:history="1">
        <w:r w:rsidR="006D04DD" w:rsidRPr="00A17B59">
          <w:rPr>
            <w:rFonts w:ascii="Times New Roman" w:eastAsia="Times New Roman" w:hAnsi="Times New Roman"/>
            <w:sz w:val="24"/>
            <w:szCs w:val="24"/>
          </w:rPr>
          <w:t>Relay</w:t>
        </w:r>
      </w:hyperlink>
      <w:r w:rsidR="006D04DD" w:rsidRPr="00A17B59">
        <w:rPr>
          <w:rFonts w:ascii="Times New Roman" w:eastAsia="Times New Roman" w:hAnsi="Times New Roman"/>
          <w:sz w:val="24"/>
          <w:szCs w:val="24"/>
        </w:rPr>
        <w:t> </w:t>
      </w:r>
      <w:r w:rsidR="006D04DD" w:rsidRPr="00A17B59">
        <w:rPr>
          <w:rFonts w:ascii="Times New Roman" w:eastAsia="Times New Roman" w:hAnsi="Times New Roman"/>
          <w:color w:val="212529"/>
          <w:sz w:val="24"/>
          <w:szCs w:val="24"/>
        </w:rPr>
        <w:t>Driver module (Latching Relay is possible)</w:t>
      </w:r>
    </w:p>
    <w:p w:rsidR="006D04DD" w:rsidRDefault="006D04DD" w:rsidP="006D04DD"/>
    <w:p w:rsidR="006D04DD" w:rsidRDefault="006D04DD" w:rsidP="006D04DD">
      <w:pPr>
        <w:spacing w:line="360" w:lineRule="auto"/>
        <w:ind w:left="-720" w:firstLine="990"/>
        <w:jc w:val="center"/>
        <w:rPr>
          <w:rFonts w:ascii="Times New Roman" w:hAnsi="Times New Roman"/>
          <w:b/>
          <w:bCs/>
          <w:color w:val="FF0000"/>
          <w:sz w:val="32"/>
          <w:szCs w:val="32"/>
        </w:rPr>
      </w:pPr>
    </w:p>
    <w:p w:rsidR="006D04DD" w:rsidRDefault="006D04DD" w:rsidP="006D04DD">
      <w:pPr>
        <w:rPr>
          <w:rFonts w:ascii="Times New Roman" w:hAnsi="Times New Roman"/>
          <w:sz w:val="28"/>
          <w:szCs w:val="28"/>
        </w:rPr>
      </w:pPr>
      <w:r>
        <w:rPr>
          <w:rFonts w:ascii="Times New Roman" w:hAnsi="Times New Roman"/>
          <w:sz w:val="28"/>
          <w:szCs w:val="28"/>
        </w:rPr>
        <w:t>4.7</w:t>
      </w:r>
      <w:r w:rsidRPr="00E07E4A">
        <w:rPr>
          <w:rFonts w:ascii="Times New Roman" w:hAnsi="Times New Roman"/>
          <w:sz w:val="28"/>
          <w:szCs w:val="28"/>
        </w:rPr>
        <w:t xml:space="preserve"> DC MOTOR</w:t>
      </w:r>
      <w:r>
        <w:rPr>
          <w:rFonts w:ascii="Times New Roman" w:hAnsi="Times New Roman"/>
          <w:sz w:val="28"/>
          <w:szCs w:val="28"/>
        </w:rPr>
        <w:t>:</w:t>
      </w:r>
    </w:p>
    <w:p w:rsidR="006D04DD" w:rsidRPr="00E07E4A" w:rsidRDefault="006D04DD" w:rsidP="006D04DD">
      <w:pPr>
        <w:rPr>
          <w:rFonts w:ascii="Times New Roman" w:hAnsi="Times New Roman"/>
          <w:sz w:val="28"/>
          <w:szCs w:val="28"/>
        </w:rPr>
      </w:pPr>
    </w:p>
    <w:p w:rsidR="006D04DD" w:rsidRPr="002E449D" w:rsidRDefault="006D04DD" w:rsidP="006D04DD">
      <w:pPr>
        <w:spacing w:line="360" w:lineRule="auto"/>
        <w:ind w:left="-720" w:firstLine="990"/>
        <w:jc w:val="center"/>
        <w:rPr>
          <w:rFonts w:ascii="Times New Roman" w:hAnsi="Times New Roman"/>
          <w:b/>
          <w:sz w:val="32"/>
          <w:szCs w:val="32"/>
        </w:rPr>
      </w:pPr>
      <w:r>
        <w:rPr>
          <w:rFonts w:ascii="Times New Roman" w:hAnsi="Times New Roman"/>
          <w:b/>
          <w:noProof/>
          <w:sz w:val="32"/>
          <w:szCs w:val="32"/>
        </w:rPr>
        <w:drawing>
          <wp:inline distT="0" distB="0" distL="0" distR="0">
            <wp:extent cx="2400300" cy="19050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2400300" cy="1905000"/>
                    </a:xfrm>
                    <a:prstGeom prst="rect">
                      <a:avLst/>
                    </a:prstGeom>
                    <a:noFill/>
                    <a:ln w="9525">
                      <a:noFill/>
                      <a:miter lim="800000"/>
                      <a:headEnd/>
                      <a:tailEnd/>
                    </a:ln>
                  </pic:spPr>
                </pic:pic>
              </a:graphicData>
            </a:graphic>
          </wp:inline>
        </w:drawing>
      </w:r>
    </w:p>
    <w:p w:rsidR="006D04DD" w:rsidRPr="00FF1C6A" w:rsidRDefault="006D04DD" w:rsidP="006D04DD">
      <w:pPr>
        <w:spacing w:line="360" w:lineRule="auto"/>
        <w:ind w:left="270" w:firstLine="510"/>
        <w:jc w:val="both"/>
        <w:rPr>
          <w:rFonts w:ascii="Times New Roman" w:hAnsi="Times New Roman"/>
          <w:sz w:val="24"/>
          <w:szCs w:val="24"/>
        </w:rPr>
      </w:pPr>
      <w:r w:rsidRPr="00FF1C6A">
        <w:rPr>
          <w:rFonts w:ascii="Times New Roman" w:hAnsi="Times New Roman"/>
          <w:sz w:val="24"/>
          <w:szCs w:val="24"/>
        </w:rPr>
        <w:t>DC motors are configured in many types and sizes, including brush less, servo, and gear motor types. A motor consists of a rotor and a permanent magnetic field stator. The magnetic field is maintained using either permanent magnets or electromagnetic windings. DC motors are most commonly used in variable speed and torque.</w:t>
      </w:r>
      <w:r w:rsidRPr="00FF1C6A">
        <w:rPr>
          <w:rFonts w:ascii="Times New Roman" w:hAnsi="Times New Roman"/>
          <w:sz w:val="24"/>
          <w:szCs w:val="24"/>
        </w:rPr>
        <w:br/>
        <w:t xml:space="preserve">                         Motion and controls cover a wide range of components that in some way are used to generate and/or control motion. Areas within this category include bearings and bushings, clutches and brakes, controls and drives, drive components, encoders and resolves, Integrated motion control, limit switches, linear actuators, linear and rotary motion components, linear position sensing, </w:t>
      </w:r>
      <w:hyperlink r:id="rId121" w:history="1">
        <w:r w:rsidRPr="00FF1C6A">
          <w:rPr>
            <w:rStyle w:val="Hyperlink"/>
            <w:rFonts w:ascii="Times New Roman" w:hAnsi="Times New Roman"/>
            <w:color w:val="000000"/>
            <w:sz w:val="24"/>
            <w:szCs w:val="24"/>
          </w:rPr>
          <w:t>motors</w:t>
        </w:r>
      </w:hyperlink>
      <w:r w:rsidRPr="00FF1C6A">
        <w:rPr>
          <w:rFonts w:ascii="Times New Roman" w:hAnsi="Times New Roman"/>
          <w:sz w:val="24"/>
          <w:szCs w:val="24"/>
        </w:rPr>
        <w:t xml:space="preserve"> (both AC and DC motors), orientation position sensing, pneumatics and pneumatic components, positioning stages, slides and guides, power transmission (mechanical), seals, slip rings, solenoids, springs. </w:t>
      </w:r>
      <w:r w:rsidRPr="00FF1C6A">
        <w:rPr>
          <w:rFonts w:ascii="Times New Roman" w:hAnsi="Times New Roman"/>
          <w:sz w:val="24"/>
          <w:szCs w:val="24"/>
        </w:rPr>
        <w:br/>
      </w:r>
      <w:r w:rsidRPr="00FF1C6A">
        <w:rPr>
          <w:rFonts w:ascii="Times New Roman" w:hAnsi="Times New Roman"/>
          <w:sz w:val="24"/>
          <w:szCs w:val="24"/>
        </w:rPr>
        <w:br/>
        <w:t xml:space="preserve">                         Motors are the devices that provide the actual speed and torque in a drive system.  This family includes AC motor types (single and multiphase motors, universal, servo motors, induction, synchronous, and gear motor) and DC motors (brush less, servo motor, and gear motor) as well as linear, stepper and air motors, and motor contactors and starters.</w:t>
      </w:r>
    </w:p>
    <w:p w:rsidR="006D04DD" w:rsidRPr="00FF1C6A" w:rsidRDefault="006D04DD" w:rsidP="006D04DD">
      <w:pPr>
        <w:spacing w:line="360" w:lineRule="auto"/>
        <w:ind w:left="270" w:firstLine="1560"/>
        <w:jc w:val="both"/>
        <w:rPr>
          <w:rFonts w:ascii="Times New Roman" w:hAnsi="Times New Roman"/>
          <w:sz w:val="24"/>
          <w:szCs w:val="24"/>
        </w:rPr>
      </w:pPr>
      <w:r w:rsidRPr="00FF1C6A">
        <w:rPr>
          <w:rFonts w:ascii="Times New Roman" w:hAnsi="Times New Roman"/>
          <w:sz w:val="24"/>
          <w:szCs w:val="24"/>
        </w:rPr>
        <w:t xml:space="preserve">In any electric motor, operation is based on simple electromagnetism. A </w:t>
      </w:r>
      <w:r w:rsidRPr="00FF1C6A">
        <w:rPr>
          <w:rFonts w:ascii="Times New Roman" w:hAnsi="Times New Roman"/>
          <w:color w:val="000000"/>
          <w:sz w:val="24"/>
          <w:szCs w:val="24"/>
        </w:rPr>
        <w:t>current-carrying</w:t>
      </w:r>
      <w:r w:rsidRPr="00FF1C6A">
        <w:rPr>
          <w:rFonts w:ascii="Times New Roman" w:hAnsi="Times New Roman"/>
          <w:sz w:val="24"/>
          <w:szCs w:val="24"/>
        </w:rPr>
        <w:t xml:space="preserve"> conductor generates a magnetic field; when this is then placed in an external magnetic field, it will experience a force proportional to </w:t>
      </w:r>
      <w:r w:rsidRPr="00FF1C6A">
        <w:rPr>
          <w:rFonts w:ascii="Times New Roman" w:hAnsi="Times New Roman"/>
          <w:color w:val="000000"/>
          <w:sz w:val="24"/>
          <w:szCs w:val="24"/>
        </w:rPr>
        <w:t>the current</w:t>
      </w:r>
      <w:r w:rsidRPr="00FF1C6A">
        <w:rPr>
          <w:rFonts w:ascii="Times New Roman" w:hAnsi="Times New Roman"/>
          <w:sz w:val="24"/>
          <w:szCs w:val="24"/>
        </w:rPr>
        <w:t xml:space="preserve"> in the conductor, and to the strength of the external magnetic </w:t>
      </w:r>
      <w:r w:rsidRPr="00FF1C6A">
        <w:rPr>
          <w:rFonts w:ascii="Times New Roman" w:hAnsi="Times New Roman"/>
          <w:sz w:val="24"/>
          <w:szCs w:val="24"/>
        </w:rPr>
        <w:lastRenderedPageBreak/>
        <w:t xml:space="preserve">field. As you are well aware of from playing with magnets as a kid, opposite (North and South) polarities attract, while like polarities (North and North, South and South) repel. The internal configuration of a </w:t>
      </w:r>
      <w:r w:rsidRPr="00FF1C6A">
        <w:rPr>
          <w:rFonts w:ascii="Times New Roman" w:hAnsi="Times New Roman"/>
          <w:color w:val="000000"/>
          <w:sz w:val="24"/>
          <w:szCs w:val="24"/>
        </w:rPr>
        <w:t>DC</w:t>
      </w:r>
      <w:r w:rsidRPr="00FF1C6A">
        <w:rPr>
          <w:rFonts w:ascii="Times New Roman" w:hAnsi="Times New Roman"/>
          <w:sz w:val="24"/>
          <w:szCs w:val="24"/>
        </w:rPr>
        <w:t xml:space="preserve"> motor is designed to harness the magnetic interaction between a </w:t>
      </w:r>
      <w:r w:rsidRPr="00FF1C6A">
        <w:rPr>
          <w:rFonts w:ascii="Times New Roman" w:hAnsi="Times New Roman"/>
          <w:color w:val="000000"/>
          <w:sz w:val="24"/>
          <w:szCs w:val="24"/>
        </w:rPr>
        <w:t>current</w:t>
      </w:r>
      <w:r w:rsidRPr="00FF1C6A">
        <w:rPr>
          <w:rFonts w:ascii="Times New Roman" w:hAnsi="Times New Roman"/>
          <w:sz w:val="24"/>
          <w:szCs w:val="24"/>
        </w:rPr>
        <w:t>-carrying conductor and an external magnetic field to generate rotational motion.</w:t>
      </w:r>
    </w:p>
    <w:p w:rsidR="006D04DD" w:rsidRPr="00FF1C6A" w:rsidRDefault="006D04DD" w:rsidP="006D04DD">
      <w:pPr>
        <w:spacing w:line="360" w:lineRule="auto"/>
        <w:ind w:left="270" w:firstLine="480"/>
        <w:jc w:val="both"/>
        <w:rPr>
          <w:rFonts w:ascii="Times New Roman" w:hAnsi="Times New Roman"/>
          <w:sz w:val="24"/>
          <w:szCs w:val="24"/>
        </w:rPr>
      </w:pPr>
      <w:r w:rsidRPr="00FF1C6A">
        <w:rPr>
          <w:rFonts w:ascii="Times New Roman" w:hAnsi="Times New Roman"/>
          <w:sz w:val="24"/>
          <w:szCs w:val="24"/>
        </w:rPr>
        <w:t xml:space="preserve">Let's start by looking at a simple 2-pole </w:t>
      </w:r>
      <w:r w:rsidRPr="00FF1C6A">
        <w:rPr>
          <w:rFonts w:ascii="Times New Roman" w:hAnsi="Times New Roman"/>
          <w:color w:val="000000"/>
          <w:sz w:val="24"/>
          <w:szCs w:val="24"/>
        </w:rPr>
        <w:t>DC</w:t>
      </w:r>
      <w:r w:rsidRPr="00FF1C6A">
        <w:rPr>
          <w:rFonts w:ascii="Times New Roman" w:hAnsi="Times New Roman"/>
          <w:sz w:val="24"/>
          <w:szCs w:val="24"/>
        </w:rPr>
        <w:t xml:space="preserve"> electric motor (here red represents a magnet or winding with a "North" polarization, while green represents a magnet or winding with a "South" polarization).</w:t>
      </w:r>
    </w:p>
    <w:p w:rsidR="006D04DD" w:rsidRPr="007258C3" w:rsidRDefault="006D04DD" w:rsidP="006D04DD">
      <w:pPr>
        <w:ind w:left="-720" w:firstLine="990"/>
        <w:jc w:val="center"/>
        <w:rPr>
          <w:szCs w:val="28"/>
        </w:rPr>
      </w:pPr>
      <w:r>
        <w:rPr>
          <w:rFonts w:ascii="Times New Roman" w:hAnsi="Times New Roman"/>
          <w:noProof/>
          <w:sz w:val="24"/>
          <w:szCs w:val="24"/>
        </w:rPr>
        <w:drawing>
          <wp:inline distT="0" distB="0" distL="0" distR="0">
            <wp:extent cx="1943100" cy="1514475"/>
            <wp:effectExtent l="19050" t="0" r="0" b="0"/>
            <wp:docPr id="2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2" cstate="print"/>
                    <a:srcRect/>
                    <a:stretch>
                      <a:fillRect/>
                    </a:stretch>
                  </pic:blipFill>
                  <pic:spPr bwMode="auto">
                    <a:xfrm>
                      <a:off x="0" y="0"/>
                      <a:ext cx="1943100" cy="1514475"/>
                    </a:xfrm>
                    <a:prstGeom prst="rect">
                      <a:avLst/>
                    </a:prstGeom>
                    <a:noFill/>
                    <a:ln w="9525">
                      <a:noFill/>
                      <a:miter lim="800000"/>
                      <a:headEnd/>
                      <a:tailEnd/>
                    </a:ln>
                  </pic:spPr>
                </pic:pic>
              </a:graphicData>
            </a:graphic>
          </wp:inline>
        </w:drawing>
      </w:r>
    </w:p>
    <w:p w:rsidR="006D04DD" w:rsidRPr="00C57561" w:rsidRDefault="006D04DD" w:rsidP="006D04DD">
      <w:pPr>
        <w:spacing w:line="360" w:lineRule="auto"/>
        <w:ind w:left="270"/>
        <w:jc w:val="both"/>
        <w:rPr>
          <w:rFonts w:ascii="Times New Roman" w:hAnsi="Times New Roman"/>
          <w:sz w:val="24"/>
          <w:szCs w:val="24"/>
        </w:rPr>
      </w:pPr>
      <w:r w:rsidRPr="00C57561">
        <w:rPr>
          <w:rFonts w:ascii="Times New Roman" w:hAnsi="Times New Roman"/>
          <w:sz w:val="24"/>
          <w:szCs w:val="24"/>
        </w:rPr>
        <w:t xml:space="preserve">Every </w:t>
      </w:r>
      <w:r w:rsidRPr="00C57561">
        <w:rPr>
          <w:rFonts w:ascii="Times New Roman" w:hAnsi="Times New Roman"/>
          <w:color w:val="000000"/>
          <w:sz w:val="24"/>
          <w:szCs w:val="24"/>
        </w:rPr>
        <w:t>DC</w:t>
      </w:r>
      <w:r w:rsidRPr="00C57561">
        <w:rPr>
          <w:rFonts w:ascii="Times New Roman" w:hAnsi="Times New Roman"/>
          <w:sz w:val="24"/>
          <w:szCs w:val="24"/>
        </w:rPr>
        <w:t xml:space="preserve"> motor has six basic parts -- axle, rotor (a.k.a., armature), stator, </w:t>
      </w:r>
      <w:proofErr w:type="spellStart"/>
      <w:r w:rsidRPr="00C57561">
        <w:rPr>
          <w:rFonts w:ascii="Times New Roman" w:hAnsi="Times New Roman"/>
          <w:sz w:val="24"/>
          <w:szCs w:val="24"/>
        </w:rPr>
        <w:t>commutator</w:t>
      </w:r>
      <w:proofErr w:type="spellEnd"/>
      <w:r w:rsidRPr="00C57561">
        <w:rPr>
          <w:rFonts w:ascii="Times New Roman" w:hAnsi="Times New Roman"/>
          <w:sz w:val="24"/>
          <w:szCs w:val="24"/>
        </w:rPr>
        <w:t xml:space="preserve">, field magnet(s), and brushes. In most common DC motors (and all that Beamers will see), the external magnetic field is produced by high-strength permanent magnets1. The stator is the stationary part of the motor -- this includes the motor casing, as well as two or more permanent magnet pole pieces. The rotor (together with the axle and attached </w:t>
      </w:r>
      <w:proofErr w:type="spellStart"/>
      <w:r w:rsidRPr="00C57561">
        <w:rPr>
          <w:rFonts w:ascii="Times New Roman" w:hAnsi="Times New Roman"/>
          <w:sz w:val="24"/>
          <w:szCs w:val="24"/>
        </w:rPr>
        <w:t>commutator</w:t>
      </w:r>
      <w:proofErr w:type="spellEnd"/>
      <w:r w:rsidRPr="00C57561">
        <w:rPr>
          <w:rFonts w:ascii="Times New Roman" w:hAnsi="Times New Roman"/>
          <w:sz w:val="24"/>
          <w:szCs w:val="24"/>
        </w:rPr>
        <w:t xml:space="preserve">) rotates with respect to the stator. The rotor consists of windings (generally on a core), the windings being electrically connected to the </w:t>
      </w:r>
      <w:proofErr w:type="spellStart"/>
      <w:r w:rsidRPr="00C57561">
        <w:rPr>
          <w:rFonts w:ascii="Times New Roman" w:hAnsi="Times New Roman"/>
          <w:sz w:val="24"/>
          <w:szCs w:val="24"/>
        </w:rPr>
        <w:t>commutator</w:t>
      </w:r>
      <w:proofErr w:type="spellEnd"/>
      <w:r w:rsidRPr="00C57561">
        <w:rPr>
          <w:rFonts w:ascii="Times New Roman" w:hAnsi="Times New Roman"/>
          <w:sz w:val="24"/>
          <w:szCs w:val="24"/>
        </w:rPr>
        <w:t>. The above diagram shows a common motor layout -- with the rotor inside the stator (field) magnets.</w:t>
      </w:r>
    </w:p>
    <w:p w:rsidR="006D04DD" w:rsidRPr="00C57561" w:rsidRDefault="006D04DD" w:rsidP="006D04DD">
      <w:pPr>
        <w:pStyle w:val="BodyText3"/>
        <w:ind w:left="270" w:firstLine="1320"/>
        <w:rPr>
          <w:rFonts w:cs="Times New Roman"/>
          <w:sz w:val="24"/>
          <w:szCs w:val="24"/>
        </w:rPr>
      </w:pPr>
      <w:r w:rsidRPr="00C57561">
        <w:rPr>
          <w:rFonts w:cs="Times New Roman"/>
          <w:sz w:val="24"/>
          <w:szCs w:val="24"/>
        </w:rPr>
        <w:t xml:space="preserve">The geometry of the brushes, </w:t>
      </w:r>
      <w:proofErr w:type="spellStart"/>
      <w:r w:rsidRPr="00C57561">
        <w:rPr>
          <w:rFonts w:cs="Times New Roman"/>
          <w:sz w:val="24"/>
          <w:szCs w:val="24"/>
        </w:rPr>
        <w:t>commutator</w:t>
      </w:r>
      <w:proofErr w:type="spellEnd"/>
      <w:r w:rsidRPr="00C57561">
        <w:rPr>
          <w:rFonts w:cs="Times New Roman"/>
          <w:sz w:val="24"/>
          <w:szCs w:val="24"/>
        </w:rPr>
        <w:t xml:space="preserve"> contacts, and rotor windings are such that when power is applied, the polarities of the energized winding and the stator magnet(s) are misaligned, and the rotor will rotate until it is almost aligned with the stator's field magnets. As the rotor reaches alignment, the brushes move to the next </w:t>
      </w:r>
      <w:proofErr w:type="spellStart"/>
      <w:r w:rsidRPr="00C57561">
        <w:rPr>
          <w:rFonts w:cs="Times New Roman"/>
          <w:sz w:val="24"/>
          <w:szCs w:val="24"/>
        </w:rPr>
        <w:t>commutator</w:t>
      </w:r>
      <w:proofErr w:type="spellEnd"/>
      <w:r w:rsidRPr="00C57561">
        <w:rPr>
          <w:rFonts w:cs="Times New Roman"/>
          <w:sz w:val="24"/>
          <w:szCs w:val="24"/>
        </w:rPr>
        <w:t xml:space="preserve"> contacts, and energize the next winding. Given our example two-pole motor, the rotation reverses the direction of current through the rotor winding, leading to a "flip" of the rotor's magnetic field, and driving it to continue rotating.</w:t>
      </w:r>
    </w:p>
    <w:p w:rsidR="006D04DD" w:rsidRPr="00C57561" w:rsidRDefault="006D04DD" w:rsidP="006D04DD">
      <w:pPr>
        <w:spacing w:line="360" w:lineRule="auto"/>
        <w:ind w:left="270" w:firstLine="990"/>
        <w:jc w:val="both"/>
        <w:rPr>
          <w:rFonts w:ascii="Times New Roman" w:hAnsi="Times New Roman"/>
          <w:sz w:val="24"/>
          <w:szCs w:val="24"/>
        </w:rPr>
      </w:pPr>
      <w:r w:rsidRPr="00C57561">
        <w:rPr>
          <w:rFonts w:ascii="Times New Roman" w:hAnsi="Times New Roman"/>
          <w:sz w:val="24"/>
          <w:szCs w:val="24"/>
        </w:rPr>
        <w:t>In real life, though</w:t>
      </w:r>
      <w:r w:rsidRPr="00C57561">
        <w:rPr>
          <w:rFonts w:ascii="Times New Roman" w:hAnsi="Times New Roman"/>
          <w:color w:val="000000"/>
          <w:sz w:val="24"/>
          <w:szCs w:val="24"/>
        </w:rPr>
        <w:t>, DC</w:t>
      </w:r>
      <w:r w:rsidRPr="00C57561">
        <w:rPr>
          <w:rFonts w:ascii="Times New Roman" w:hAnsi="Times New Roman"/>
          <w:sz w:val="24"/>
          <w:szCs w:val="24"/>
        </w:rPr>
        <w:t xml:space="preserve"> motors will always have more than two poles (three is a very common number). In particular, this avoids "dead spots" in the </w:t>
      </w:r>
      <w:proofErr w:type="spellStart"/>
      <w:r w:rsidRPr="00C57561">
        <w:rPr>
          <w:rFonts w:ascii="Times New Roman" w:hAnsi="Times New Roman"/>
          <w:sz w:val="24"/>
          <w:szCs w:val="24"/>
        </w:rPr>
        <w:t>commutator</w:t>
      </w:r>
      <w:proofErr w:type="spellEnd"/>
      <w:r w:rsidRPr="00C57561">
        <w:rPr>
          <w:rFonts w:ascii="Times New Roman" w:hAnsi="Times New Roman"/>
          <w:sz w:val="24"/>
          <w:szCs w:val="24"/>
        </w:rPr>
        <w:t>. You can imagine how with our example two-pole motor, if the rotor is exactly at the middle of its rotation (perfectly aligned with the field magnets)</w:t>
      </w:r>
      <w:proofErr w:type="gramStart"/>
      <w:r w:rsidRPr="00C57561">
        <w:rPr>
          <w:rFonts w:ascii="Times New Roman" w:hAnsi="Times New Roman"/>
          <w:sz w:val="24"/>
          <w:szCs w:val="24"/>
        </w:rPr>
        <w:t>,</w:t>
      </w:r>
      <w:proofErr w:type="gramEnd"/>
      <w:r w:rsidRPr="00C57561">
        <w:rPr>
          <w:rFonts w:ascii="Times New Roman" w:hAnsi="Times New Roman"/>
          <w:sz w:val="24"/>
          <w:szCs w:val="24"/>
        </w:rPr>
        <w:t xml:space="preserve"> it will get "stuck" there. Meanwhile, with a two-pole motor, there is a moment where the </w:t>
      </w:r>
      <w:proofErr w:type="spellStart"/>
      <w:r w:rsidRPr="00C57561">
        <w:rPr>
          <w:rFonts w:ascii="Times New Roman" w:hAnsi="Times New Roman"/>
          <w:sz w:val="24"/>
          <w:szCs w:val="24"/>
        </w:rPr>
        <w:t>commutator</w:t>
      </w:r>
      <w:proofErr w:type="spellEnd"/>
      <w:r w:rsidRPr="00C57561">
        <w:rPr>
          <w:rFonts w:ascii="Times New Roman" w:hAnsi="Times New Roman"/>
          <w:sz w:val="24"/>
          <w:szCs w:val="24"/>
        </w:rPr>
        <w:t xml:space="preserve"> shorts out the power supply (i.e., both brushes touch both </w:t>
      </w:r>
      <w:proofErr w:type="spellStart"/>
      <w:r w:rsidRPr="00C57561">
        <w:rPr>
          <w:rFonts w:ascii="Times New Roman" w:hAnsi="Times New Roman"/>
          <w:sz w:val="24"/>
          <w:szCs w:val="24"/>
        </w:rPr>
        <w:t>commutator</w:t>
      </w:r>
      <w:proofErr w:type="spellEnd"/>
      <w:r w:rsidRPr="00C57561">
        <w:rPr>
          <w:rFonts w:ascii="Times New Roman" w:hAnsi="Times New Roman"/>
          <w:sz w:val="24"/>
          <w:szCs w:val="24"/>
        </w:rPr>
        <w:t xml:space="preserve"> contacts simultaneously). This would be bad for the power supply, waste energy, and damage motor components as well. Yet another disadvantage of such a simple motor is that it would exhibit a high amount of torque” ripple" (the amount of torque it could produce is cyclic with the position of the rotor).</w:t>
      </w:r>
    </w:p>
    <w:p w:rsidR="006D04DD" w:rsidRPr="007258C3" w:rsidRDefault="006D04DD" w:rsidP="006D04DD">
      <w:pPr>
        <w:ind w:left="-720" w:firstLine="990"/>
        <w:jc w:val="center"/>
        <w:rPr>
          <w:szCs w:val="28"/>
        </w:rPr>
      </w:pPr>
      <w:r>
        <w:rPr>
          <w:noProof/>
          <w:szCs w:val="28"/>
        </w:rPr>
        <w:lastRenderedPageBreak/>
        <w:drawing>
          <wp:inline distT="0" distB="0" distL="0" distR="0">
            <wp:extent cx="1924050" cy="1409700"/>
            <wp:effectExtent l="19050" t="0" r="0" b="0"/>
            <wp:docPr id="24" name="Picture 2" descr="2-pole motor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ole motor in action"/>
                    <pic:cNvPicPr>
                      <a:picLocks noChangeAspect="1" noChangeArrowheads="1"/>
                    </pic:cNvPicPr>
                  </pic:nvPicPr>
                  <pic:blipFill>
                    <a:blip r:embed="rId123" cstate="print"/>
                    <a:srcRect/>
                    <a:stretch>
                      <a:fillRect/>
                    </a:stretch>
                  </pic:blipFill>
                  <pic:spPr bwMode="auto">
                    <a:xfrm>
                      <a:off x="0" y="0"/>
                      <a:ext cx="1924050" cy="1409700"/>
                    </a:xfrm>
                    <a:prstGeom prst="rect">
                      <a:avLst/>
                    </a:prstGeom>
                    <a:noFill/>
                    <a:ln w="9525">
                      <a:noFill/>
                      <a:miter lim="800000"/>
                      <a:headEnd/>
                      <a:tailEnd/>
                    </a:ln>
                  </pic:spPr>
                </pic:pic>
              </a:graphicData>
            </a:graphic>
          </wp:inline>
        </w:drawing>
      </w:r>
    </w:p>
    <w:p w:rsidR="006D04DD" w:rsidRDefault="006D04DD" w:rsidP="006D04DD">
      <w:pPr>
        <w:spacing w:line="360" w:lineRule="auto"/>
        <w:ind w:firstLine="990"/>
        <w:jc w:val="both"/>
        <w:rPr>
          <w:szCs w:val="28"/>
        </w:rPr>
      </w:pPr>
      <w:r w:rsidRPr="007258C3">
        <w:rPr>
          <w:szCs w:val="28"/>
        </w:rPr>
        <w:t>So since most small DC motors are of a three-pole design, let's tinker with the workings of one via an interactive animation (JavaScript required):</w:t>
      </w:r>
    </w:p>
    <w:p w:rsidR="006D04DD" w:rsidRDefault="006D04DD" w:rsidP="006D04DD">
      <w:pPr>
        <w:spacing w:line="360" w:lineRule="auto"/>
        <w:ind w:left="-720" w:firstLine="990"/>
        <w:jc w:val="center"/>
        <w:rPr>
          <w:szCs w:val="28"/>
        </w:rPr>
      </w:pPr>
      <w:r>
        <w:rPr>
          <w:noProof/>
          <w:szCs w:val="28"/>
        </w:rPr>
        <w:drawing>
          <wp:inline distT="0" distB="0" distL="0" distR="0">
            <wp:extent cx="2133600" cy="1581150"/>
            <wp:effectExtent l="19050" t="0" r="0" b="0"/>
            <wp:docPr id="2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4" cstate="print"/>
                    <a:srcRect/>
                    <a:stretch>
                      <a:fillRect/>
                    </a:stretch>
                  </pic:blipFill>
                  <pic:spPr bwMode="auto">
                    <a:xfrm>
                      <a:off x="0" y="0"/>
                      <a:ext cx="2133600" cy="1581150"/>
                    </a:xfrm>
                    <a:prstGeom prst="rect">
                      <a:avLst/>
                    </a:prstGeom>
                    <a:noFill/>
                    <a:ln w="9525">
                      <a:noFill/>
                      <a:miter lim="800000"/>
                      <a:headEnd/>
                      <a:tailEnd/>
                    </a:ln>
                  </pic:spPr>
                </pic:pic>
              </a:graphicData>
            </a:graphic>
          </wp:inline>
        </w:drawing>
      </w:r>
    </w:p>
    <w:p w:rsidR="006D04DD" w:rsidRPr="00774240" w:rsidRDefault="006D04DD" w:rsidP="006D04DD">
      <w:pPr>
        <w:spacing w:line="360" w:lineRule="auto"/>
        <w:ind w:left="270" w:firstLine="990"/>
        <w:jc w:val="both"/>
        <w:rPr>
          <w:rFonts w:ascii="Times New Roman" w:hAnsi="Times New Roman"/>
          <w:sz w:val="24"/>
          <w:szCs w:val="24"/>
        </w:rPr>
      </w:pPr>
      <w:r w:rsidRPr="00774240">
        <w:rPr>
          <w:rFonts w:ascii="Times New Roman" w:hAnsi="Times New Roman"/>
          <w:sz w:val="24"/>
          <w:szCs w:val="24"/>
        </w:rPr>
        <w:t xml:space="preserve">You'll notice a few things from this -- namely, one pole is fully energized at a time (but two others are "partially" energized). As each brush transitions from one </w:t>
      </w:r>
      <w:proofErr w:type="spellStart"/>
      <w:r w:rsidRPr="00774240">
        <w:rPr>
          <w:rFonts w:ascii="Times New Roman" w:hAnsi="Times New Roman"/>
          <w:sz w:val="24"/>
          <w:szCs w:val="24"/>
        </w:rPr>
        <w:t>commutator</w:t>
      </w:r>
      <w:proofErr w:type="spellEnd"/>
      <w:r w:rsidRPr="00774240">
        <w:rPr>
          <w:rFonts w:ascii="Times New Roman" w:hAnsi="Times New Roman"/>
          <w:sz w:val="24"/>
          <w:szCs w:val="24"/>
        </w:rPr>
        <w:t xml:space="preserve"> contact to the next, one coil's field will rapidly collapse, as the next coil's field will rapidly charge up (this occurs within a few microsecond). We'll see more about the effects of this later, but in the meantime you can see that this is a direct result of the coil windings' series wiring:</w:t>
      </w:r>
    </w:p>
    <w:p w:rsidR="006D04DD" w:rsidRDefault="006D04DD" w:rsidP="006D04DD">
      <w:pPr>
        <w:ind w:left="-720" w:firstLine="990"/>
        <w:jc w:val="center"/>
        <w:rPr>
          <w:szCs w:val="28"/>
        </w:rPr>
      </w:pPr>
      <w:r>
        <w:rPr>
          <w:rFonts w:ascii="Times New Roman" w:hAnsi="Times New Roman"/>
          <w:noProof/>
          <w:sz w:val="24"/>
          <w:szCs w:val="24"/>
        </w:rPr>
        <w:drawing>
          <wp:inline distT="0" distB="0" distL="0" distR="0">
            <wp:extent cx="2571750" cy="1924050"/>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cstate="print"/>
                    <a:srcRect/>
                    <a:stretch>
                      <a:fillRect/>
                    </a:stretch>
                  </pic:blipFill>
                  <pic:spPr bwMode="auto">
                    <a:xfrm>
                      <a:off x="0" y="0"/>
                      <a:ext cx="2571750" cy="1924050"/>
                    </a:xfrm>
                    <a:prstGeom prst="rect">
                      <a:avLst/>
                    </a:prstGeom>
                    <a:noFill/>
                    <a:ln w="9525">
                      <a:noFill/>
                      <a:miter lim="800000"/>
                      <a:headEnd/>
                      <a:tailEnd/>
                    </a:ln>
                  </pic:spPr>
                </pic:pic>
              </a:graphicData>
            </a:graphic>
          </wp:inline>
        </w:drawing>
      </w:r>
    </w:p>
    <w:p w:rsidR="006D04DD" w:rsidRPr="007258C3" w:rsidRDefault="006D04DD" w:rsidP="006D04DD">
      <w:pPr>
        <w:ind w:left="-720" w:firstLine="990"/>
        <w:jc w:val="center"/>
        <w:rPr>
          <w:szCs w:val="28"/>
        </w:rPr>
      </w:pPr>
    </w:p>
    <w:p w:rsidR="006D04DD" w:rsidRDefault="006D04DD" w:rsidP="006D04DD">
      <w:pPr>
        <w:spacing w:line="360" w:lineRule="auto"/>
        <w:ind w:firstLine="990"/>
        <w:jc w:val="both"/>
        <w:rPr>
          <w:rFonts w:ascii="Times New Roman" w:hAnsi="Times New Roman"/>
          <w:sz w:val="24"/>
          <w:szCs w:val="24"/>
        </w:rPr>
      </w:pPr>
      <w:r w:rsidRPr="00C22898">
        <w:rPr>
          <w:rFonts w:ascii="Times New Roman" w:hAnsi="Times New Roman"/>
          <w:sz w:val="24"/>
          <w:szCs w:val="24"/>
        </w:rPr>
        <w:t>There's probably no better way to see how an average dc motor is put together, than by just opening one up. Unfortunately this is tedious work, as well as requiring the destr</w:t>
      </w:r>
      <w:r>
        <w:rPr>
          <w:rFonts w:ascii="Times New Roman" w:hAnsi="Times New Roman"/>
          <w:sz w:val="24"/>
          <w:szCs w:val="24"/>
        </w:rPr>
        <w:t>uction of a perfectly good motor.</w:t>
      </w:r>
    </w:p>
    <w:p w:rsidR="006D04DD" w:rsidRDefault="006D04DD" w:rsidP="006D04DD">
      <w:pPr>
        <w:spacing w:line="360" w:lineRule="auto"/>
        <w:ind w:firstLine="990"/>
        <w:jc w:val="both"/>
        <w:rPr>
          <w:rFonts w:ascii="Times New Roman" w:hAnsi="Times New Roman"/>
          <w:sz w:val="24"/>
          <w:szCs w:val="24"/>
        </w:rPr>
      </w:pPr>
    </w:p>
    <w:p w:rsidR="006D04DD" w:rsidRDefault="006D04DD" w:rsidP="006D04DD">
      <w:pPr>
        <w:pStyle w:val="ListParagraph"/>
        <w:numPr>
          <w:ilvl w:val="0"/>
          <w:numId w:val="21"/>
        </w:numPr>
        <w:suppressAutoHyphens w:val="0"/>
        <w:spacing w:after="0" w:line="360" w:lineRule="auto"/>
        <w:rPr>
          <w:sz w:val="28"/>
          <w:szCs w:val="28"/>
        </w:rPr>
      </w:pPr>
      <w:r w:rsidRPr="00F330D0">
        <w:rPr>
          <w:sz w:val="28"/>
          <w:szCs w:val="28"/>
        </w:rPr>
        <w:lastRenderedPageBreak/>
        <w:t>SOF</w:t>
      </w:r>
      <w:r>
        <w:rPr>
          <w:sz w:val="28"/>
          <w:szCs w:val="28"/>
        </w:rPr>
        <w:t>TWARE DESCRIPTION</w:t>
      </w:r>
    </w:p>
    <w:p w:rsidR="006D04DD" w:rsidRPr="00E510CF" w:rsidRDefault="006D04DD" w:rsidP="006D04DD">
      <w:pPr>
        <w:pStyle w:val="Heading2"/>
        <w:pBdr>
          <w:bottom w:val="single" w:sz="6" w:space="0" w:color="A2A9B1"/>
        </w:pBdr>
        <w:shd w:val="clear" w:color="auto" w:fill="FFFFFF"/>
        <w:spacing w:before="240" w:after="60"/>
        <w:jc w:val="both"/>
        <w:rPr>
          <w:b w:val="0"/>
          <w:bCs w:val="0"/>
          <w:color w:val="000000"/>
        </w:rPr>
      </w:pPr>
      <w:r>
        <w:rPr>
          <w:rStyle w:val="mw-headline"/>
          <w:b w:val="0"/>
          <w:bCs w:val="0"/>
          <w:color w:val="000000"/>
        </w:rPr>
        <w:t xml:space="preserve">4.8 </w:t>
      </w:r>
      <w:r w:rsidRPr="00E510CF">
        <w:rPr>
          <w:rStyle w:val="mw-headline"/>
          <w:b w:val="0"/>
          <w:bCs w:val="0"/>
          <w:color w:val="000000"/>
        </w:rPr>
        <w:t>Programming</w:t>
      </w:r>
      <w:r>
        <w:rPr>
          <w:rStyle w:val="mw-headline"/>
          <w:b w:val="0"/>
          <w:bCs w:val="0"/>
          <w:color w:val="000000"/>
        </w:rPr>
        <w:t>:</w:t>
      </w:r>
    </w:p>
    <w:p w:rsidR="006D04DD" w:rsidRPr="004E76D6" w:rsidRDefault="006D04DD" w:rsidP="006D04DD">
      <w:pPr>
        <w:pStyle w:val="NormalWeb"/>
        <w:shd w:val="clear" w:color="auto" w:fill="FFFFFF"/>
        <w:spacing w:before="120" w:beforeAutospacing="0" w:after="120" w:afterAutospacing="0"/>
        <w:jc w:val="both"/>
        <w:rPr>
          <w:color w:val="222222"/>
        </w:rPr>
      </w:pPr>
      <w:r w:rsidRPr="004E76D6">
        <w:rPr>
          <w:color w:val="222222"/>
        </w:rPr>
        <w:t>Programming languages, frameworks, platforms, and environments used for ESP32 programming:</w:t>
      </w:r>
    </w:p>
    <w:p w:rsidR="006D04DD" w:rsidRPr="004E76D6" w:rsidRDefault="009B7380"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hyperlink r:id="rId126" w:anchor="IDE" w:tooltip="Arduino" w:history="1">
        <w:proofErr w:type="spellStart"/>
        <w:r w:rsidR="006D04DD" w:rsidRPr="004E76D6">
          <w:rPr>
            <w:rStyle w:val="Hyperlink"/>
            <w:rFonts w:ascii="Times New Roman" w:hAnsi="Times New Roman"/>
            <w:color w:val="0B0080"/>
            <w:sz w:val="24"/>
            <w:szCs w:val="24"/>
          </w:rPr>
          <w:t>Arduino</w:t>
        </w:r>
        <w:proofErr w:type="spellEnd"/>
        <w:r w:rsidR="006D04DD" w:rsidRPr="004E76D6">
          <w:rPr>
            <w:rStyle w:val="Hyperlink"/>
            <w:rFonts w:ascii="Times New Roman" w:hAnsi="Times New Roman"/>
            <w:color w:val="0B0080"/>
            <w:sz w:val="24"/>
            <w:szCs w:val="24"/>
          </w:rPr>
          <w:t xml:space="preserve"> IDE</w:t>
        </w:r>
      </w:hyperlink>
      <w:r w:rsidR="006D04DD" w:rsidRPr="004E76D6">
        <w:rPr>
          <w:rFonts w:ascii="Times New Roman" w:hAnsi="Times New Roman"/>
          <w:color w:val="222222"/>
          <w:sz w:val="24"/>
          <w:szCs w:val="24"/>
        </w:rPr>
        <w:t xml:space="preserve"> with the ESP32 </w:t>
      </w:r>
      <w:proofErr w:type="spellStart"/>
      <w:r w:rsidR="006D04DD" w:rsidRPr="004E76D6">
        <w:rPr>
          <w:rFonts w:ascii="Times New Roman" w:hAnsi="Times New Roman"/>
          <w:color w:val="222222"/>
          <w:sz w:val="24"/>
          <w:szCs w:val="24"/>
        </w:rPr>
        <w:t>Arduino</w:t>
      </w:r>
      <w:proofErr w:type="spellEnd"/>
      <w:r w:rsidR="006D04DD" w:rsidRPr="004E76D6">
        <w:rPr>
          <w:rFonts w:ascii="Times New Roman" w:hAnsi="Times New Roman"/>
          <w:color w:val="222222"/>
          <w:sz w:val="24"/>
          <w:szCs w:val="24"/>
        </w:rPr>
        <w:t xml:space="preserve"> Core</w:t>
      </w:r>
    </w:p>
    <w:p w:rsidR="006D04DD" w:rsidRPr="004E76D6" w:rsidRDefault="006D04DD"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xml:space="preserve"> </w:t>
      </w:r>
      <w:proofErr w:type="spellStart"/>
      <w:r w:rsidRPr="004E76D6">
        <w:rPr>
          <w:rFonts w:ascii="Times New Roman" w:hAnsi="Times New Roman"/>
          <w:color w:val="222222"/>
          <w:sz w:val="24"/>
          <w:szCs w:val="24"/>
        </w:rPr>
        <w:t>IoT</w:t>
      </w:r>
      <w:proofErr w:type="spellEnd"/>
      <w:r w:rsidRPr="004E76D6">
        <w:rPr>
          <w:rFonts w:ascii="Times New Roman" w:hAnsi="Times New Roman"/>
          <w:color w:val="222222"/>
          <w:sz w:val="24"/>
          <w:szCs w:val="24"/>
        </w:rPr>
        <w:t xml:space="preserve"> Development Framework – Official </w:t>
      </w:r>
      <w:proofErr w:type="spellStart"/>
      <w:r w:rsidRPr="004E76D6">
        <w:rPr>
          <w:rFonts w:ascii="Times New Roman" w:hAnsi="Times New Roman"/>
          <w:color w:val="222222"/>
          <w:sz w:val="24"/>
          <w:szCs w:val="24"/>
        </w:rPr>
        <w:t>Espressif</w:t>
      </w:r>
      <w:proofErr w:type="spellEnd"/>
      <w:r w:rsidRPr="004E76D6">
        <w:rPr>
          <w:rFonts w:ascii="Times New Roman" w:hAnsi="Times New Roman"/>
          <w:color w:val="222222"/>
          <w:sz w:val="24"/>
          <w:szCs w:val="24"/>
        </w:rPr>
        <w:t xml:space="preserve"> development framework for ESP32.</w:t>
      </w:r>
    </w:p>
    <w:p w:rsidR="006D04DD" w:rsidRPr="004E76D6" w:rsidRDefault="009B7380"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hyperlink r:id="rId127" w:tooltip="Espruino" w:history="1">
        <w:proofErr w:type="spellStart"/>
        <w:r w:rsidR="006D04DD" w:rsidRPr="004E76D6">
          <w:rPr>
            <w:rStyle w:val="Hyperlink"/>
            <w:rFonts w:ascii="Times New Roman" w:hAnsi="Times New Roman"/>
            <w:color w:val="0B0080"/>
            <w:sz w:val="24"/>
            <w:szCs w:val="24"/>
          </w:rPr>
          <w:t>Espruino</w:t>
        </w:r>
        <w:proofErr w:type="spellEnd"/>
      </w:hyperlink>
      <w:r w:rsidR="006D04DD" w:rsidRPr="004E76D6">
        <w:rPr>
          <w:rFonts w:ascii="Times New Roman" w:hAnsi="Times New Roman"/>
          <w:color w:val="222222"/>
          <w:sz w:val="24"/>
          <w:szCs w:val="24"/>
        </w:rPr>
        <w:t> – JavaScript SDK and firmware closely emulating Node.js.</w:t>
      </w:r>
    </w:p>
    <w:p w:rsidR="006D04DD" w:rsidRPr="004E76D6" w:rsidRDefault="006D04DD"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Lua</w:t>
      </w:r>
      <w:proofErr w:type="spellEnd"/>
      <w:r w:rsidRPr="004E76D6">
        <w:rPr>
          <w:rFonts w:ascii="Times New Roman" w:hAnsi="Times New Roman"/>
          <w:color w:val="222222"/>
          <w:sz w:val="24"/>
          <w:szCs w:val="24"/>
        </w:rPr>
        <w:t xml:space="preserve"> RTOS for ESP32</w:t>
      </w:r>
    </w:p>
    <w:p w:rsidR="006D04DD" w:rsidRPr="004E76D6" w:rsidRDefault="009B7380"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hyperlink r:id="rId128" w:tooltip="Mongoose OS" w:history="1">
        <w:r w:rsidR="006D04DD" w:rsidRPr="004E76D6">
          <w:rPr>
            <w:rStyle w:val="Hyperlink"/>
            <w:rFonts w:ascii="Times New Roman" w:hAnsi="Times New Roman"/>
            <w:color w:val="0B0080"/>
            <w:sz w:val="24"/>
            <w:szCs w:val="24"/>
          </w:rPr>
          <w:t>Mongoose OS</w:t>
        </w:r>
      </w:hyperlink>
      <w:r w:rsidR="006D04DD" w:rsidRPr="004E76D6">
        <w:rPr>
          <w:rFonts w:ascii="Times New Roman" w:hAnsi="Times New Roman"/>
          <w:color w:val="222222"/>
          <w:sz w:val="24"/>
          <w:szCs w:val="24"/>
        </w:rPr>
        <w:t xml:space="preserve"> – An operating system for connected products on microcontrollers; programmable with JavaScript or C. A recommended platform by </w:t>
      </w:r>
      <w:proofErr w:type="spellStart"/>
      <w:r w:rsidR="006D04DD" w:rsidRPr="004E76D6">
        <w:rPr>
          <w:rFonts w:ascii="Times New Roman" w:hAnsi="Times New Roman"/>
          <w:color w:val="222222"/>
          <w:sz w:val="24"/>
          <w:szCs w:val="24"/>
        </w:rPr>
        <w:t>Espressif</w:t>
      </w:r>
      <w:proofErr w:type="spellEnd"/>
      <w:r w:rsidR="006D04DD" w:rsidRPr="004E76D6">
        <w:rPr>
          <w:rFonts w:ascii="Times New Roman" w:hAnsi="Times New Roman"/>
          <w:color w:val="222222"/>
          <w:sz w:val="24"/>
          <w:szCs w:val="24"/>
        </w:rPr>
        <w:t xml:space="preserve"> Systems, AWS </w:t>
      </w:r>
      <w:proofErr w:type="spellStart"/>
      <w:r w:rsidR="006D04DD" w:rsidRPr="004E76D6">
        <w:rPr>
          <w:rFonts w:ascii="Times New Roman" w:hAnsi="Times New Roman"/>
          <w:color w:val="222222"/>
          <w:sz w:val="24"/>
          <w:szCs w:val="24"/>
        </w:rPr>
        <w:t>IoT</w:t>
      </w:r>
      <w:proofErr w:type="spellEnd"/>
      <w:r w:rsidR="006D04DD" w:rsidRPr="004E76D6">
        <w:rPr>
          <w:rFonts w:ascii="Times New Roman" w:hAnsi="Times New Roman"/>
          <w:color w:val="222222"/>
          <w:sz w:val="24"/>
          <w:szCs w:val="24"/>
        </w:rPr>
        <w:t xml:space="preserve">, and Google Cloud </w:t>
      </w:r>
      <w:proofErr w:type="spellStart"/>
      <w:r w:rsidR="006D04DD" w:rsidRPr="004E76D6">
        <w:rPr>
          <w:rFonts w:ascii="Times New Roman" w:hAnsi="Times New Roman"/>
          <w:color w:val="222222"/>
          <w:sz w:val="24"/>
          <w:szCs w:val="24"/>
        </w:rPr>
        <w:t>IoT</w:t>
      </w:r>
      <w:proofErr w:type="spellEnd"/>
      <w:r w:rsidR="006D04DD" w:rsidRPr="004E76D6">
        <w:rPr>
          <w:rFonts w:ascii="Times New Roman" w:hAnsi="Times New Roman"/>
          <w:color w:val="222222"/>
          <w:sz w:val="24"/>
          <w:szCs w:val="24"/>
        </w:rPr>
        <w:t>.</w:t>
      </w:r>
    </w:p>
    <w:p w:rsidR="006D04DD" w:rsidRPr="004E76D6" w:rsidRDefault="009B7380"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hyperlink r:id="rId129" w:tooltip="Mruby" w:history="1">
        <w:proofErr w:type="spellStart"/>
        <w:r w:rsidR="006D04DD" w:rsidRPr="004E76D6">
          <w:rPr>
            <w:rStyle w:val="Hyperlink"/>
            <w:rFonts w:ascii="Times New Roman" w:hAnsi="Times New Roman"/>
            <w:color w:val="0B0080"/>
            <w:sz w:val="24"/>
            <w:szCs w:val="24"/>
          </w:rPr>
          <w:t>mruby</w:t>
        </w:r>
        <w:proofErr w:type="spellEnd"/>
      </w:hyperlink>
      <w:r w:rsidR="006D04DD" w:rsidRPr="004E76D6">
        <w:rPr>
          <w:rFonts w:ascii="Times New Roman" w:hAnsi="Times New Roman"/>
          <w:color w:val="222222"/>
          <w:sz w:val="24"/>
          <w:szCs w:val="24"/>
        </w:rPr>
        <w:t> for the ESP32</w:t>
      </w:r>
    </w:p>
    <w:p w:rsidR="006D04DD" w:rsidRPr="004E76D6" w:rsidRDefault="006D04DD"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PlatformIO</w:t>
      </w:r>
      <w:proofErr w:type="spellEnd"/>
      <w:r w:rsidRPr="004E76D6">
        <w:rPr>
          <w:rFonts w:ascii="Times New Roman" w:hAnsi="Times New Roman"/>
          <w:color w:val="222222"/>
          <w:sz w:val="24"/>
          <w:szCs w:val="24"/>
        </w:rPr>
        <w:t xml:space="preserve"> Ecosystem and IDE</w:t>
      </w:r>
    </w:p>
    <w:p w:rsidR="006D04DD" w:rsidRPr="004E76D6" w:rsidRDefault="006D04DD"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Pymakr</w:t>
      </w:r>
      <w:proofErr w:type="spellEnd"/>
      <w:r w:rsidRPr="004E76D6">
        <w:rPr>
          <w:rFonts w:ascii="Times New Roman" w:hAnsi="Times New Roman"/>
          <w:color w:val="222222"/>
          <w:sz w:val="24"/>
          <w:szCs w:val="24"/>
        </w:rPr>
        <w:t xml:space="preserve"> IDE – IDE designed for use with </w:t>
      </w:r>
      <w:proofErr w:type="spellStart"/>
      <w:r w:rsidRPr="004E76D6">
        <w:rPr>
          <w:rFonts w:ascii="Times New Roman" w:hAnsi="Times New Roman"/>
          <w:color w:val="222222"/>
          <w:sz w:val="24"/>
          <w:szCs w:val="24"/>
        </w:rPr>
        <w:t>Pycom</w:t>
      </w:r>
      <w:proofErr w:type="spellEnd"/>
      <w:r w:rsidRPr="004E76D6">
        <w:rPr>
          <w:rFonts w:ascii="Times New Roman" w:hAnsi="Times New Roman"/>
          <w:color w:val="222222"/>
          <w:sz w:val="24"/>
          <w:szCs w:val="24"/>
        </w:rPr>
        <w:t xml:space="preserve"> devices; handles firmware upgrades and includes </w:t>
      </w:r>
      <w:proofErr w:type="spellStart"/>
      <w:r w:rsidRPr="004E76D6">
        <w:rPr>
          <w:rFonts w:ascii="Times New Roman" w:hAnsi="Times New Roman"/>
          <w:color w:val="222222"/>
          <w:sz w:val="24"/>
          <w:szCs w:val="24"/>
        </w:rPr>
        <w:t>MicroPython</w:t>
      </w:r>
      <w:proofErr w:type="spellEnd"/>
      <w:r w:rsidRPr="004E76D6">
        <w:rPr>
          <w:rFonts w:ascii="Times New Roman" w:hAnsi="Times New Roman"/>
          <w:color w:val="222222"/>
          <w:sz w:val="24"/>
          <w:szCs w:val="24"/>
        </w:rPr>
        <w:t> </w:t>
      </w:r>
      <w:hyperlink r:id="rId130" w:tooltip="Read–eval–print loop" w:history="1">
        <w:r w:rsidRPr="004E76D6">
          <w:rPr>
            <w:rStyle w:val="Hyperlink"/>
            <w:rFonts w:ascii="Times New Roman" w:hAnsi="Times New Roman"/>
            <w:color w:val="0B0080"/>
            <w:sz w:val="24"/>
            <w:szCs w:val="24"/>
          </w:rPr>
          <w:t>REPL</w:t>
        </w:r>
      </w:hyperlink>
      <w:r w:rsidRPr="004E76D6">
        <w:rPr>
          <w:rFonts w:ascii="Times New Roman" w:hAnsi="Times New Roman"/>
          <w:color w:val="222222"/>
          <w:sz w:val="24"/>
          <w:szCs w:val="24"/>
        </w:rPr>
        <w:t> console.</w:t>
      </w:r>
    </w:p>
    <w:p w:rsidR="006D04DD" w:rsidRPr="004E76D6" w:rsidRDefault="006D04DD"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Simba</w:t>
      </w:r>
      <w:proofErr w:type="spellEnd"/>
      <w:r w:rsidRPr="004E76D6">
        <w:rPr>
          <w:rFonts w:ascii="Times New Roman" w:hAnsi="Times New Roman"/>
          <w:color w:val="222222"/>
          <w:sz w:val="24"/>
          <w:szCs w:val="24"/>
        </w:rPr>
        <w:t xml:space="preserve"> Embedded Programming Platform</w:t>
      </w:r>
    </w:p>
    <w:p w:rsidR="006D04DD" w:rsidRPr="004E76D6" w:rsidRDefault="006D04DD"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Whitecat</w:t>
      </w:r>
      <w:proofErr w:type="spellEnd"/>
      <w:r w:rsidRPr="004E76D6">
        <w:rPr>
          <w:rFonts w:ascii="Times New Roman" w:hAnsi="Times New Roman"/>
          <w:color w:val="222222"/>
          <w:sz w:val="24"/>
          <w:szCs w:val="24"/>
        </w:rPr>
        <w:t xml:space="preserve"> Ecosystem </w:t>
      </w:r>
      <w:proofErr w:type="spellStart"/>
      <w:r w:rsidRPr="004E76D6">
        <w:rPr>
          <w:rFonts w:ascii="Times New Roman" w:hAnsi="Times New Roman"/>
          <w:color w:val="222222"/>
          <w:sz w:val="24"/>
          <w:szCs w:val="24"/>
        </w:rPr>
        <w:t>Blockly</w:t>
      </w:r>
      <w:proofErr w:type="spellEnd"/>
      <w:r w:rsidRPr="004E76D6">
        <w:rPr>
          <w:rFonts w:ascii="Times New Roman" w:hAnsi="Times New Roman"/>
          <w:color w:val="222222"/>
          <w:sz w:val="24"/>
          <w:szCs w:val="24"/>
        </w:rPr>
        <w:t xml:space="preserve"> Based Web IDE</w:t>
      </w:r>
    </w:p>
    <w:p w:rsidR="006D04DD" w:rsidRPr="004E76D6" w:rsidRDefault="009B7380"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hyperlink r:id="rId131" w:tooltip="MicroPython" w:history="1">
        <w:proofErr w:type="spellStart"/>
        <w:r w:rsidR="006D04DD" w:rsidRPr="004E76D6">
          <w:rPr>
            <w:rStyle w:val="Hyperlink"/>
            <w:rFonts w:ascii="Times New Roman" w:hAnsi="Times New Roman"/>
            <w:color w:val="0B0080"/>
            <w:sz w:val="24"/>
            <w:szCs w:val="24"/>
          </w:rPr>
          <w:t>MicroPython</w:t>
        </w:r>
        <w:proofErr w:type="spellEnd"/>
      </w:hyperlink>
    </w:p>
    <w:p w:rsidR="006D04DD" w:rsidRPr="004E76D6" w:rsidRDefault="006D04DD" w:rsidP="006D04DD">
      <w:pPr>
        <w:numPr>
          <w:ilvl w:val="0"/>
          <w:numId w:val="26"/>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Zerynth</w:t>
      </w:r>
      <w:proofErr w:type="spellEnd"/>
      <w:r w:rsidRPr="004E76D6">
        <w:rPr>
          <w:rFonts w:ascii="Times New Roman" w:hAnsi="Times New Roman"/>
          <w:color w:val="222222"/>
          <w:sz w:val="24"/>
          <w:szCs w:val="24"/>
        </w:rPr>
        <w:t xml:space="preserve"> – Python for </w:t>
      </w:r>
      <w:proofErr w:type="spellStart"/>
      <w:r w:rsidRPr="004E76D6">
        <w:rPr>
          <w:rFonts w:ascii="Times New Roman" w:hAnsi="Times New Roman"/>
          <w:color w:val="222222"/>
          <w:sz w:val="24"/>
          <w:szCs w:val="24"/>
        </w:rPr>
        <w:t>IoT</w:t>
      </w:r>
      <w:proofErr w:type="spellEnd"/>
      <w:r w:rsidRPr="004E76D6">
        <w:rPr>
          <w:rFonts w:ascii="Times New Roman" w:hAnsi="Times New Roman"/>
          <w:color w:val="222222"/>
          <w:sz w:val="24"/>
          <w:szCs w:val="24"/>
        </w:rPr>
        <w:t xml:space="preserve"> and microcontrollers, including the ESP32.</w:t>
      </w:r>
    </w:p>
    <w:p w:rsidR="006D04DD" w:rsidRPr="00E510CF" w:rsidRDefault="006D04DD" w:rsidP="006D04DD">
      <w:pPr>
        <w:pStyle w:val="Heading2"/>
        <w:pBdr>
          <w:bottom w:val="single" w:sz="6" w:space="0" w:color="A2A9B1"/>
        </w:pBdr>
        <w:shd w:val="clear" w:color="auto" w:fill="FFFFFF"/>
        <w:spacing w:before="240" w:after="60"/>
        <w:jc w:val="both"/>
        <w:rPr>
          <w:b w:val="0"/>
          <w:bCs w:val="0"/>
          <w:color w:val="000000"/>
        </w:rPr>
      </w:pPr>
      <w:r w:rsidRPr="00E510CF">
        <w:rPr>
          <w:rStyle w:val="mw-headline"/>
          <w:b w:val="0"/>
          <w:bCs w:val="0"/>
          <w:color w:val="000000"/>
        </w:rPr>
        <w:t>Reception and use</w:t>
      </w:r>
    </w:p>
    <w:p w:rsidR="006D04DD" w:rsidRPr="004E76D6" w:rsidRDefault="006D04DD" w:rsidP="006D04DD">
      <w:pPr>
        <w:pStyle w:val="NormalWeb"/>
        <w:shd w:val="clear" w:color="auto" w:fill="FFFFFF"/>
        <w:spacing w:before="120" w:beforeAutospacing="0" w:after="120" w:afterAutospacing="0"/>
        <w:jc w:val="both"/>
        <w:rPr>
          <w:color w:val="222222"/>
        </w:rPr>
      </w:pPr>
      <w:r w:rsidRPr="004E76D6">
        <w:rPr>
          <w:color w:val="222222"/>
        </w:rPr>
        <w:t>Commercial and industrial use of ESP32:</w:t>
      </w:r>
    </w:p>
    <w:p w:rsidR="006D04DD" w:rsidRPr="004E76D6" w:rsidRDefault="006D04DD" w:rsidP="006D04DD">
      <w:pPr>
        <w:pStyle w:val="Heading3"/>
        <w:shd w:val="clear" w:color="auto" w:fill="FFFFFF"/>
        <w:spacing w:before="72"/>
        <w:jc w:val="both"/>
        <w:rPr>
          <w:rFonts w:ascii="Times New Roman" w:hAnsi="Times New Roman" w:cs="Times New Roman"/>
          <w:color w:val="000000"/>
        </w:rPr>
      </w:pPr>
      <w:r w:rsidRPr="004E76D6">
        <w:rPr>
          <w:rStyle w:val="mw-headline"/>
          <w:rFonts w:ascii="Times New Roman" w:hAnsi="Times New Roman" w:cs="Times New Roman"/>
          <w:color w:val="000000"/>
        </w:rPr>
        <w:t>Use in commercial devices</w:t>
      </w:r>
    </w:p>
    <w:p w:rsidR="006D04DD" w:rsidRPr="004E76D6" w:rsidRDefault="006D04DD" w:rsidP="006D04DD">
      <w:pPr>
        <w:numPr>
          <w:ilvl w:val="0"/>
          <w:numId w:val="27"/>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sz w:val="24"/>
          <w:szCs w:val="24"/>
        </w:rPr>
        <w:t>Alibaba</w:t>
      </w:r>
      <w:proofErr w:type="spellEnd"/>
      <w:r w:rsidRPr="004E76D6">
        <w:rPr>
          <w:rFonts w:ascii="Times New Roman" w:hAnsi="Times New Roman"/>
          <w:sz w:val="24"/>
          <w:szCs w:val="24"/>
        </w:rPr>
        <w:t xml:space="preserve"> Group</w:t>
      </w:r>
      <w:r w:rsidRPr="004E76D6">
        <w:rPr>
          <w:rFonts w:ascii="Times New Roman" w:hAnsi="Times New Roman"/>
          <w:color w:val="222222"/>
          <w:sz w:val="24"/>
          <w:szCs w:val="24"/>
        </w:rPr>
        <w:t xml:space="preserve">'s </w:t>
      </w:r>
      <w:proofErr w:type="spellStart"/>
      <w:r w:rsidRPr="004E76D6">
        <w:rPr>
          <w:rFonts w:ascii="Times New Roman" w:hAnsi="Times New Roman"/>
          <w:color w:val="222222"/>
          <w:sz w:val="24"/>
          <w:szCs w:val="24"/>
        </w:rPr>
        <w:t>IoT</w:t>
      </w:r>
      <w:proofErr w:type="spellEnd"/>
      <w:r w:rsidRPr="004E76D6">
        <w:rPr>
          <w:rFonts w:ascii="Times New Roman" w:hAnsi="Times New Roman"/>
          <w:color w:val="222222"/>
          <w:sz w:val="24"/>
          <w:szCs w:val="24"/>
        </w:rPr>
        <w:t xml:space="preserve"> LED wristband, used by participants at the group's 2017 annual gathering. Each wristband operated as a "pixel", receiving commands for coordinated LED light control, allowing formation of a "live and wireless screen.</w:t>
      </w:r>
    </w:p>
    <w:p w:rsidR="006D04DD" w:rsidRPr="004E76D6" w:rsidRDefault="006D04DD" w:rsidP="006D04DD">
      <w:pPr>
        <w:numPr>
          <w:ilvl w:val="0"/>
          <w:numId w:val="27"/>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DingTalk's</w:t>
      </w:r>
      <w:proofErr w:type="spellEnd"/>
      <w:r w:rsidRPr="004E76D6">
        <w:rPr>
          <w:rFonts w:ascii="Times New Roman" w:hAnsi="Times New Roman"/>
          <w:color w:val="222222"/>
          <w:sz w:val="24"/>
          <w:szCs w:val="24"/>
        </w:rPr>
        <w:t xml:space="preserve"> M1, a biometric attendance-tracking system.</w:t>
      </w:r>
    </w:p>
    <w:p w:rsidR="006D04DD" w:rsidRPr="004E76D6" w:rsidRDefault="009B7380" w:rsidP="006D04DD">
      <w:pPr>
        <w:numPr>
          <w:ilvl w:val="0"/>
          <w:numId w:val="27"/>
        </w:numPr>
        <w:shd w:val="clear" w:color="auto" w:fill="FFFFFF"/>
        <w:spacing w:before="100" w:beforeAutospacing="1" w:after="24" w:line="240" w:lineRule="auto"/>
        <w:ind w:left="384"/>
        <w:jc w:val="both"/>
        <w:rPr>
          <w:rFonts w:ascii="Times New Roman" w:hAnsi="Times New Roman"/>
          <w:color w:val="222222"/>
          <w:sz w:val="24"/>
          <w:szCs w:val="24"/>
        </w:rPr>
      </w:pPr>
      <w:hyperlink r:id="rId132" w:tooltip="LIFX" w:history="1">
        <w:r w:rsidR="006D04DD" w:rsidRPr="004E76D6">
          <w:rPr>
            <w:rStyle w:val="Hyperlink"/>
            <w:rFonts w:ascii="Times New Roman" w:hAnsi="Times New Roman"/>
            <w:color w:val="0B0080"/>
            <w:sz w:val="24"/>
            <w:szCs w:val="24"/>
          </w:rPr>
          <w:t>LIFX</w:t>
        </w:r>
      </w:hyperlink>
      <w:r w:rsidR="006D04DD" w:rsidRPr="004E76D6">
        <w:rPr>
          <w:rFonts w:ascii="Times New Roman" w:hAnsi="Times New Roman"/>
          <w:color w:val="222222"/>
          <w:sz w:val="24"/>
          <w:szCs w:val="24"/>
        </w:rPr>
        <w:t> Mini, a series of remotely controllable, LED based light bulbs.</w:t>
      </w:r>
    </w:p>
    <w:p w:rsidR="006D04DD" w:rsidRPr="004E76D6" w:rsidRDefault="006D04DD" w:rsidP="006D04DD">
      <w:pPr>
        <w:numPr>
          <w:ilvl w:val="0"/>
          <w:numId w:val="27"/>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Pium</w:t>
      </w:r>
      <w:proofErr w:type="spellEnd"/>
      <w:r w:rsidRPr="004E76D6">
        <w:rPr>
          <w:rFonts w:ascii="Times New Roman" w:hAnsi="Times New Roman"/>
          <w:color w:val="222222"/>
          <w:sz w:val="24"/>
          <w:szCs w:val="24"/>
        </w:rPr>
        <w:t>, a home fragrance and aromatherapy device.</w:t>
      </w:r>
    </w:p>
    <w:p w:rsidR="006D04DD" w:rsidRPr="004E76D6" w:rsidRDefault="006D04DD" w:rsidP="006D04DD">
      <w:pPr>
        <w:numPr>
          <w:ilvl w:val="0"/>
          <w:numId w:val="27"/>
        </w:numPr>
        <w:shd w:val="clear" w:color="auto" w:fill="FFFFFF"/>
        <w:spacing w:before="100" w:beforeAutospacing="1" w:after="24" w:line="240" w:lineRule="auto"/>
        <w:ind w:left="384"/>
        <w:jc w:val="both"/>
        <w:rPr>
          <w:rFonts w:ascii="Times New Roman" w:hAnsi="Times New Roman"/>
          <w:color w:val="222222"/>
          <w:sz w:val="24"/>
          <w:szCs w:val="24"/>
        </w:rPr>
      </w:pPr>
      <w:proofErr w:type="spellStart"/>
      <w:r w:rsidRPr="004E76D6">
        <w:rPr>
          <w:rFonts w:ascii="Times New Roman" w:hAnsi="Times New Roman"/>
          <w:color w:val="222222"/>
          <w:sz w:val="24"/>
          <w:szCs w:val="24"/>
        </w:rPr>
        <w:t>HardKernel's</w:t>
      </w:r>
      <w:proofErr w:type="spellEnd"/>
      <w:r w:rsidRPr="004E76D6">
        <w:rPr>
          <w:rFonts w:ascii="Times New Roman" w:hAnsi="Times New Roman"/>
          <w:color w:val="222222"/>
          <w:sz w:val="24"/>
          <w:szCs w:val="24"/>
        </w:rPr>
        <w:t> </w:t>
      </w:r>
      <w:proofErr w:type="spellStart"/>
      <w:r w:rsidR="009B7380">
        <w:fldChar w:fldCharType="begin"/>
      </w:r>
      <w:r w:rsidR="009B7380">
        <w:instrText>HYPERLINK "https://en.wikipedia.org/wiki/ODROID" \o "ODROID"</w:instrText>
      </w:r>
      <w:r w:rsidR="009B7380">
        <w:fldChar w:fldCharType="separate"/>
      </w:r>
      <w:r w:rsidRPr="004E76D6">
        <w:rPr>
          <w:rStyle w:val="Hyperlink"/>
          <w:rFonts w:ascii="Times New Roman" w:hAnsi="Times New Roman"/>
          <w:color w:val="0B0080"/>
          <w:sz w:val="24"/>
          <w:szCs w:val="24"/>
        </w:rPr>
        <w:t>Odroid</w:t>
      </w:r>
      <w:proofErr w:type="spellEnd"/>
      <w:r w:rsidR="009B7380">
        <w:fldChar w:fldCharType="end"/>
      </w:r>
      <w:r w:rsidRPr="004E76D6">
        <w:rPr>
          <w:rFonts w:ascii="Times New Roman" w:hAnsi="Times New Roman"/>
          <w:color w:val="222222"/>
          <w:sz w:val="24"/>
          <w:szCs w:val="24"/>
        </w:rPr>
        <w:t xml:space="preserve"> Go, an ESP32 based handheld gaming device kit made to commemorate </w:t>
      </w:r>
      <w:proofErr w:type="spellStart"/>
      <w:r w:rsidRPr="004E76D6">
        <w:rPr>
          <w:rFonts w:ascii="Times New Roman" w:hAnsi="Times New Roman"/>
          <w:color w:val="222222"/>
          <w:sz w:val="24"/>
          <w:szCs w:val="24"/>
        </w:rPr>
        <w:t>Odroid's</w:t>
      </w:r>
      <w:proofErr w:type="spellEnd"/>
      <w:r w:rsidRPr="004E76D6">
        <w:rPr>
          <w:rFonts w:ascii="Times New Roman" w:hAnsi="Times New Roman"/>
          <w:color w:val="222222"/>
          <w:sz w:val="24"/>
          <w:szCs w:val="24"/>
        </w:rPr>
        <w:t xml:space="preserve"> 10th anniversary.</w:t>
      </w:r>
    </w:p>
    <w:p w:rsidR="006D04DD" w:rsidRPr="004E76D6" w:rsidRDefault="006D04DD" w:rsidP="006D04DD">
      <w:pPr>
        <w:pStyle w:val="Heading3"/>
        <w:shd w:val="clear" w:color="auto" w:fill="FFFFFF"/>
        <w:spacing w:before="72"/>
        <w:jc w:val="both"/>
        <w:rPr>
          <w:rFonts w:ascii="Times New Roman" w:hAnsi="Times New Roman" w:cs="Times New Roman"/>
          <w:color w:val="000000"/>
        </w:rPr>
      </w:pPr>
      <w:r w:rsidRPr="004E76D6">
        <w:rPr>
          <w:rStyle w:val="mw-headline"/>
          <w:rFonts w:ascii="Times New Roman" w:hAnsi="Times New Roman" w:cs="Times New Roman"/>
          <w:color w:val="000000"/>
        </w:rPr>
        <w:t>Use in industrial devices</w:t>
      </w:r>
    </w:p>
    <w:p w:rsidR="006D04DD" w:rsidRPr="004E76D6" w:rsidRDefault="006D04DD" w:rsidP="006D04DD">
      <w:pPr>
        <w:numPr>
          <w:ilvl w:val="0"/>
          <w:numId w:val="28"/>
        </w:numPr>
        <w:shd w:val="clear" w:color="auto" w:fill="FFFFFF"/>
        <w:spacing w:before="100" w:beforeAutospacing="1" w:after="24" w:line="240" w:lineRule="auto"/>
        <w:ind w:left="384"/>
        <w:jc w:val="both"/>
        <w:rPr>
          <w:rFonts w:ascii="Times New Roman" w:hAnsi="Times New Roman"/>
          <w:color w:val="222222"/>
          <w:sz w:val="24"/>
          <w:szCs w:val="24"/>
        </w:rPr>
      </w:pPr>
      <w:r w:rsidRPr="004E76D6">
        <w:rPr>
          <w:rFonts w:ascii="Times New Roman" w:hAnsi="Times New Roman"/>
          <w:color w:val="222222"/>
          <w:sz w:val="24"/>
          <w:szCs w:val="24"/>
        </w:rPr>
        <w:t xml:space="preserve">TECHBASE's </w:t>
      </w:r>
      <w:proofErr w:type="spellStart"/>
      <w:r w:rsidRPr="004E76D6">
        <w:rPr>
          <w:rFonts w:ascii="Times New Roman" w:hAnsi="Times New Roman"/>
          <w:color w:val="222222"/>
          <w:sz w:val="24"/>
          <w:szCs w:val="24"/>
        </w:rPr>
        <w:t>Moduino</w:t>
      </w:r>
      <w:proofErr w:type="spellEnd"/>
      <w:r w:rsidRPr="004E76D6">
        <w:rPr>
          <w:rFonts w:ascii="Times New Roman" w:hAnsi="Times New Roman"/>
          <w:color w:val="222222"/>
          <w:sz w:val="24"/>
          <w:szCs w:val="24"/>
        </w:rPr>
        <w:t xml:space="preserve"> X series X1 and X2 modules are ESP32-WROVER based computers for industrial automation and monitoring, supporting digital inputs/outputs, analog inputs, and various computer networking interfaces.</w:t>
      </w:r>
    </w:p>
    <w:p w:rsidR="006D04DD" w:rsidRPr="00E510CF" w:rsidRDefault="006D04DD" w:rsidP="006D04DD">
      <w:pPr>
        <w:tabs>
          <w:tab w:val="left" w:pos="1320"/>
        </w:tabs>
        <w:jc w:val="both"/>
        <w:rPr>
          <w:rFonts w:ascii="Times New Roman" w:hAnsi="Times New Roman"/>
          <w:b/>
          <w:sz w:val="40"/>
        </w:rPr>
      </w:pPr>
    </w:p>
    <w:p w:rsidR="006D04DD" w:rsidRDefault="006D04DD" w:rsidP="006D04DD">
      <w:pPr>
        <w:rPr>
          <w:rFonts w:ascii="Times New Roman" w:hAnsi="Times New Roman"/>
          <w:sz w:val="24"/>
          <w:szCs w:val="24"/>
        </w:rPr>
      </w:pPr>
      <w:r>
        <w:rPr>
          <w:rFonts w:ascii="Times New Roman" w:hAnsi="Times New Roman"/>
          <w:sz w:val="24"/>
          <w:szCs w:val="24"/>
        </w:rPr>
        <w:t xml:space="preserve">In this project we used </w:t>
      </w:r>
      <w:proofErr w:type="spellStart"/>
      <w:r>
        <w:rPr>
          <w:rFonts w:ascii="Times New Roman" w:hAnsi="Times New Roman"/>
          <w:sz w:val="24"/>
          <w:szCs w:val="24"/>
        </w:rPr>
        <w:t>Arduino</w:t>
      </w:r>
      <w:proofErr w:type="spellEnd"/>
      <w:r>
        <w:rPr>
          <w:rFonts w:ascii="Times New Roman" w:hAnsi="Times New Roman"/>
          <w:sz w:val="24"/>
          <w:szCs w:val="24"/>
        </w:rPr>
        <w:t xml:space="preserve"> IDE for programming ESP32. The language used for programming is Embedded C.</w:t>
      </w:r>
    </w:p>
    <w:p w:rsidR="006D04DD" w:rsidRDefault="006D04DD" w:rsidP="006D04DD">
      <w:pPr>
        <w:rPr>
          <w:rFonts w:ascii="Times New Roman" w:hAnsi="Times New Roman"/>
          <w:sz w:val="24"/>
          <w:szCs w:val="24"/>
        </w:rPr>
      </w:pPr>
    </w:p>
    <w:p w:rsidR="006D04DD" w:rsidRDefault="006D04DD" w:rsidP="006D04DD">
      <w:pPr>
        <w:rPr>
          <w:rFonts w:ascii="Times New Roman" w:hAnsi="Times New Roman"/>
          <w:sz w:val="28"/>
          <w:szCs w:val="28"/>
        </w:rPr>
      </w:pPr>
      <w:r>
        <w:rPr>
          <w:rFonts w:ascii="Times New Roman" w:hAnsi="Times New Roman"/>
          <w:sz w:val="28"/>
          <w:szCs w:val="28"/>
        </w:rPr>
        <w:t>4.8.2 HOW TO INSTALL ESP32 BOARD IN ARDUINO IDE:</w:t>
      </w:r>
    </w:p>
    <w:p w:rsidR="006D04DD" w:rsidRDefault="006D04DD" w:rsidP="006D04DD">
      <w:pPr>
        <w:rPr>
          <w:rFonts w:ascii="Times New Roman" w:hAnsi="Times New Roman"/>
          <w:sz w:val="28"/>
          <w:szCs w:val="28"/>
        </w:rPr>
      </w:pPr>
    </w:p>
    <w:p w:rsidR="006D04DD" w:rsidRDefault="006D04DD" w:rsidP="006D04DD">
      <w:pPr>
        <w:rPr>
          <w:rFonts w:ascii="Times New Roman" w:hAnsi="Times New Roman"/>
          <w:sz w:val="24"/>
          <w:szCs w:val="24"/>
          <w:shd w:val="clear" w:color="auto" w:fill="FFFFFF"/>
        </w:rPr>
      </w:pPr>
      <w:r w:rsidRPr="00107FF0">
        <w:rPr>
          <w:rFonts w:ascii="Times New Roman" w:hAnsi="Times New Roman"/>
          <w:sz w:val="24"/>
          <w:szCs w:val="24"/>
          <w:shd w:val="clear" w:color="auto" w:fill="FFFFFF"/>
        </w:rPr>
        <w:lastRenderedPageBreak/>
        <w:t>There’s an add-on for</w:t>
      </w:r>
      <w:r>
        <w:rPr>
          <w:rFonts w:ascii="Times New Roman" w:hAnsi="Times New Roman"/>
          <w:sz w:val="24"/>
          <w:szCs w:val="24"/>
          <w:shd w:val="clear" w:color="auto" w:fill="FFFFFF"/>
        </w:rPr>
        <w:t xml:space="preserve"> the </w:t>
      </w:r>
      <w:proofErr w:type="spellStart"/>
      <w:r>
        <w:rPr>
          <w:rFonts w:ascii="Times New Roman" w:hAnsi="Times New Roman"/>
          <w:sz w:val="24"/>
          <w:szCs w:val="24"/>
          <w:shd w:val="clear" w:color="auto" w:fill="FFFFFF"/>
        </w:rPr>
        <w:t>Arduino</w:t>
      </w:r>
      <w:proofErr w:type="spellEnd"/>
      <w:r>
        <w:rPr>
          <w:rFonts w:ascii="Times New Roman" w:hAnsi="Times New Roman"/>
          <w:sz w:val="24"/>
          <w:szCs w:val="24"/>
          <w:shd w:val="clear" w:color="auto" w:fill="FFFFFF"/>
        </w:rPr>
        <w:t xml:space="preserve"> IDE that allows us</w:t>
      </w:r>
      <w:r w:rsidRPr="00107FF0">
        <w:rPr>
          <w:rFonts w:ascii="Times New Roman" w:hAnsi="Times New Roman"/>
          <w:sz w:val="24"/>
          <w:szCs w:val="24"/>
          <w:shd w:val="clear" w:color="auto" w:fill="FFFFFF"/>
        </w:rPr>
        <w:t xml:space="preserve"> to program the ESP32 using the </w:t>
      </w:r>
      <w:proofErr w:type="spellStart"/>
      <w:r w:rsidRPr="00107FF0">
        <w:rPr>
          <w:rFonts w:ascii="Times New Roman" w:hAnsi="Times New Roman"/>
          <w:sz w:val="24"/>
          <w:szCs w:val="24"/>
          <w:shd w:val="clear" w:color="auto" w:fill="FFFFFF"/>
        </w:rPr>
        <w:t>Arduino</w:t>
      </w:r>
      <w:proofErr w:type="spellEnd"/>
      <w:r w:rsidRPr="00107FF0">
        <w:rPr>
          <w:rFonts w:ascii="Times New Roman" w:hAnsi="Times New Roman"/>
          <w:sz w:val="24"/>
          <w:szCs w:val="24"/>
          <w:shd w:val="clear" w:color="auto" w:fill="FFFFFF"/>
        </w:rPr>
        <w:t xml:space="preserve"> IDE and its programming language. </w:t>
      </w:r>
    </w:p>
    <w:p w:rsidR="006D04DD" w:rsidRDefault="006D04DD" w:rsidP="006D04DD">
      <w:pPr>
        <w:rPr>
          <w:rFonts w:ascii="Times New Roman" w:hAnsi="Times New Roman"/>
          <w:sz w:val="24"/>
          <w:szCs w:val="24"/>
          <w:shd w:val="clear" w:color="auto" w:fill="FFFFFF"/>
        </w:rPr>
      </w:pPr>
    </w:p>
    <w:p w:rsidR="006D04DD" w:rsidRDefault="006D04DD" w:rsidP="006D04DD">
      <w:pPr>
        <w:rPr>
          <w:rFonts w:ascii="Times New Roman" w:eastAsia="Times New Roman" w:hAnsi="Times New Roman"/>
          <w:sz w:val="26"/>
          <w:szCs w:val="26"/>
        </w:rPr>
      </w:pPr>
      <w:r w:rsidRPr="00107FF0">
        <w:rPr>
          <w:rFonts w:ascii="Times New Roman" w:eastAsia="Times New Roman" w:hAnsi="Times New Roman"/>
          <w:sz w:val="26"/>
          <w:szCs w:val="26"/>
        </w:rPr>
        <w:t xml:space="preserve">To install the ESP32 board in your </w:t>
      </w:r>
      <w:proofErr w:type="spellStart"/>
      <w:r w:rsidRPr="00107FF0">
        <w:rPr>
          <w:rFonts w:ascii="Times New Roman" w:eastAsia="Times New Roman" w:hAnsi="Times New Roman"/>
          <w:sz w:val="26"/>
          <w:szCs w:val="26"/>
        </w:rPr>
        <w:t>Arduino</w:t>
      </w:r>
      <w:proofErr w:type="spellEnd"/>
      <w:r w:rsidRPr="00107FF0">
        <w:rPr>
          <w:rFonts w:ascii="Times New Roman" w:eastAsia="Times New Roman" w:hAnsi="Times New Roman"/>
          <w:sz w:val="26"/>
          <w:szCs w:val="26"/>
        </w:rPr>
        <w:t xml:space="preserve"> IDE, follow these next instructions:</w:t>
      </w:r>
    </w:p>
    <w:p w:rsidR="006D04DD" w:rsidRPr="00107FF0" w:rsidRDefault="006D04DD" w:rsidP="006D04DD">
      <w:pPr>
        <w:rPr>
          <w:rFonts w:ascii="Times New Roman" w:eastAsia="Times New Roman" w:hAnsi="Times New Roman"/>
          <w:sz w:val="26"/>
          <w:szCs w:val="26"/>
        </w:rPr>
      </w:pPr>
    </w:p>
    <w:p w:rsidR="006D04DD" w:rsidRPr="00107FF0" w:rsidRDefault="006D04DD" w:rsidP="006D04DD">
      <w:pPr>
        <w:pStyle w:val="ListParagraph"/>
        <w:numPr>
          <w:ilvl w:val="1"/>
          <w:numId w:val="27"/>
        </w:numPr>
        <w:shd w:val="clear" w:color="auto" w:fill="FFFFFF"/>
        <w:suppressAutoHyphens w:val="0"/>
        <w:spacing w:after="0" w:line="240" w:lineRule="auto"/>
        <w:jc w:val="left"/>
        <w:rPr>
          <w:rFonts w:eastAsia="Times New Roman" w:cs="Times New Roman"/>
          <w:color w:val="3A3A3A"/>
          <w:szCs w:val="24"/>
          <w:lang w:bidi="ar-SA"/>
        </w:rPr>
      </w:pPr>
      <w:r w:rsidRPr="00107FF0">
        <w:rPr>
          <w:rFonts w:eastAsia="Times New Roman" w:cs="Times New Roman"/>
          <w:color w:val="3A3A3A"/>
          <w:szCs w:val="24"/>
          <w:lang w:bidi="ar-SA"/>
        </w:rPr>
        <w:t xml:space="preserve">In your </w:t>
      </w:r>
      <w:proofErr w:type="spellStart"/>
      <w:r w:rsidRPr="00107FF0">
        <w:rPr>
          <w:rFonts w:eastAsia="Times New Roman" w:cs="Times New Roman"/>
          <w:color w:val="3A3A3A"/>
          <w:szCs w:val="24"/>
          <w:lang w:bidi="ar-SA"/>
        </w:rPr>
        <w:t>Arduino</w:t>
      </w:r>
      <w:proofErr w:type="spellEnd"/>
      <w:r w:rsidRPr="00107FF0">
        <w:rPr>
          <w:rFonts w:eastAsia="Times New Roman" w:cs="Times New Roman"/>
          <w:color w:val="3A3A3A"/>
          <w:szCs w:val="24"/>
          <w:lang w:bidi="ar-SA"/>
        </w:rPr>
        <w:t xml:space="preserve"> IDE, go to </w:t>
      </w:r>
      <w:r w:rsidRPr="00107FF0">
        <w:rPr>
          <w:rFonts w:eastAsia="Times New Roman" w:cs="Times New Roman"/>
          <w:b/>
          <w:bCs/>
          <w:color w:val="3A3A3A"/>
          <w:szCs w:val="24"/>
          <w:lang w:bidi="ar-SA"/>
        </w:rPr>
        <w:t>File</w:t>
      </w:r>
      <w:r w:rsidRPr="00107FF0">
        <w:rPr>
          <w:rFonts w:eastAsia="Times New Roman" w:cs="Times New Roman"/>
          <w:color w:val="3A3A3A"/>
          <w:szCs w:val="24"/>
          <w:lang w:bidi="ar-SA"/>
        </w:rPr>
        <w:t>&gt; </w:t>
      </w:r>
      <w:r w:rsidRPr="00107FF0">
        <w:rPr>
          <w:rFonts w:eastAsia="Times New Roman" w:cs="Times New Roman"/>
          <w:b/>
          <w:bCs/>
          <w:color w:val="3A3A3A"/>
          <w:szCs w:val="24"/>
          <w:lang w:bidi="ar-SA"/>
        </w:rPr>
        <w:t>Preferences</w:t>
      </w:r>
    </w:p>
    <w:p w:rsidR="006D04DD" w:rsidRDefault="006D04DD" w:rsidP="006D04DD">
      <w:pPr>
        <w:shd w:val="clear" w:color="auto" w:fill="FFFFFF"/>
        <w:ind w:left="720"/>
        <w:rPr>
          <w:rFonts w:ascii="Helvetica" w:eastAsia="Times New Roman" w:hAnsi="Helvetica"/>
          <w:color w:val="3A3A3A"/>
          <w:sz w:val="28"/>
          <w:szCs w:val="28"/>
        </w:rPr>
      </w:pPr>
      <w:r>
        <w:rPr>
          <w:rFonts w:ascii="Helvetica" w:eastAsia="Times New Roman" w:hAnsi="Helvetica"/>
          <w:noProof/>
          <w:color w:val="3A3A3A"/>
          <w:sz w:val="28"/>
          <w:szCs w:val="28"/>
        </w:rPr>
        <w:drawing>
          <wp:inline distT="0" distB="0" distL="0" distR="0">
            <wp:extent cx="1867535" cy="3239135"/>
            <wp:effectExtent l="19050" t="0" r="0" b="0"/>
            <wp:docPr id="31" name="Picture 1" descr="Installing ESP32 Add-on in Arduino IDE Windows, Mac OS X, Linux open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ng ESP32 Add-on in Arduino IDE Windows, Mac OS X, Linux open preferences"/>
                    <pic:cNvPicPr>
                      <a:picLocks noChangeAspect="1" noChangeArrowheads="1"/>
                    </pic:cNvPicPr>
                  </pic:nvPicPr>
                  <pic:blipFill>
                    <a:blip r:embed="rId133" cstate="print"/>
                    <a:srcRect/>
                    <a:stretch>
                      <a:fillRect/>
                    </a:stretch>
                  </pic:blipFill>
                  <pic:spPr bwMode="auto">
                    <a:xfrm>
                      <a:off x="0" y="0"/>
                      <a:ext cx="1867535" cy="3239135"/>
                    </a:xfrm>
                    <a:prstGeom prst="rect">
                      <a:avLst/>
                    </a:prstGeom>
                    <a:noFill/>
                    <a:ln w="9525">
                      <a:noFill/>
                      <a:miter lim="800000"/>
                      <a:headEnd/>
                      <a:tailEnd/>
                    </a:ln>
                  </pic:spPr>
                </pic:pic>
              </a:graphicData>
            </a:graphic>
          </wp:inline>
        </w:drawing>
      </w:r>
    </w:p>
    <w:p w:rsidR="006D04DD" w:rsidRPr="00107FF0" w:rsidRDefault="006D04DD" w:rsidP="006D04DD">
      <w:pPr>
        <w:shd w:val="clear" w:color="auto" w:fill="FFFFFF"/>
        <w:ind w:left="720"/>
        <w:rPr>
          <w:rFonts w:ascii="Helvetica" w:eastAsia="Times New Roman" w:hAnsi="Helvetica"/>
          <w:color w:val="3A3A3A"/>
          <w:sz w:val="28"/>
          <w:szCs w:val="28"/>
        </w:rPr>
      </w:pPr>
    </w:p>
    <w:p w:rsidR="006D04DD" w:rsidRDefault="006D04DD" w:rsidP="006D04DD">
      <w:pPr>
        <w:pStyle w:val="ListParagraph"/>
        <w:numPr>
          <w:ilvl w:val="1"/>
          <w:numId w:val="27"/>
        </w:numPr>
        <w:shd w:val="clear" w:color="auto" w:fill="FFFFFF"/>
        <w:suppressAutoHyphens w:val="0"/>
        <w:spacing w:after="0" w:line="240" w:lineRule="auto"/>
        <w:jc w:val="left"/>
        <w:rPr>
          <w:rFonts w:eastAsia="Times New Roman" w:cs="Times New Roman"/>
          <w:color w:val="3A3A3A"/>
          <w:szCs w:val="24"/>
          <w:lang w:bidi="ar-SA"/>
        </w:rPr>
      </w:pPr>
      <w:r w:rsidRPr="000F5D24">
        <w:rPr>
          <w:rFonts w:eastAsia="Times New Roman" w:cs="Times New Roman"/>
          <w:color w:val="3A3A3A"/>
          <w:szCs w:val="24"/>
          <w:lang w:bidi="ar-SA"/>
        </w:rPr>
        <w:t>Enter </w:t>
      </w:r>
      <w:r w:rsidRPr="000F5D24">
        <w:rPr>
          <w:rFonts w:eastAsia="Times New Roman" w:cs="Times New Roman"/>
          <w:b/>
          <w:bCs/>
          <w:color w:val="3A3A3A"/>
          <w:szCs w:val="24"/>
          <w:lang w:bidi="ar-SA"/>
        </w:rPr>
        <w:t>https://dl.espressif.com/dl/package_esp32_index.json</w:t>
      </w:r>
      <w:r w:rsidRPr="000F5D24">
        <w:rPr>
          <w:rFonts w:eastAsia="Times New Roman" w:cs="Times New Roman"/>
          <w:color w:val="3A3A3A"/>
          <w:szCs w:val="24"/>
          <w:lang w:bidi="ar-SA"/>
        </w:rPr>
        <w:t> into the “Additional Board Manager URLs” field as shown in the figure below. Then, click the “OK” button:</w:t>
      </w:r>
    </w:p>
    <w:p w:rsidR="006D04DD" w:rsidRPr="000F5D24" w:rsidRDefault="006D04DD" w:rsidP="006D04DD">
      <w:pPr>
        <w:pStyle w:val="ListParagraph"/>
        <w:shd w:val="clear" w:color="auto" w:fill="FFFFFF"/>
        <w:ind w:left="1260"/>
        <w:rPr>
          <w:rFonts w:eastAsia="Times New Roman" w:cs="Times New Roman"/>
          <w:color w:val="3A3A3A"/>
          <w:szCs w:val="24"/>
          <w:lang w:bidi="ar-SA"/>
        </w:rPr>
      </w:pPr>
    </w:p>
    <w:p w:rsidR="006D04DD" w:rsidRDefault="006D04DD" w:rsidP="006D04DD">
      <w:pPr>
        <w:shd w:val="clear" w:color="auto" w:fill="FFFFFF"/>
        <w:ind w:left="720"/>
        <w:rPr>
          <w:rFonts w:ascii="Helvetica" w:eastAsia="Times New Roman" w:hAnsi="Helvetica"/>
          <w:color w:val="3A3A3A"/>
          <w:sz w:val="28"/>
          <w:szCs w:val="28"/>
        </w:rPr>
      </w:pPr>
      <w:r>
        <w:rPr>
          <w:rFonts w:ascii="Helvetica" w:eastAsia="Times New Roman" w:hAnsi="Helvetica"/>
          <w:noProof/>
          <w:color w:val="3A3A3A"/>
          <w:sz w:val="28"/>
          <w:szCs w:val="28"/>
        </w:rPr>
        <w:lastRenderedPageBreak/>
        <w:drawing>
          <wp:inline distT="0" distB="0" distL="0" distR="0">
            <wp:extent cx="5223044" cy="4389120"/>
            <wp:effectExtent l="19050" t="0" r="0" b="0"/>
            <wp:docPr id="30" name="Picture 2" descr="Installing ESP32 Add-on in Arduino IDE Windows, Mac OS X, Linux enter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ing ESP32 Add-on in Arduino IDE Windows, Mac OS X, Linux enter URLs"/>
                    <pic:cNvPicPr>
                      <a:picLocks noChangeAspect="1" noChangeArrowheads="1"/>
                    </pic:cNvPicPr>
                  </pic:nvPicPr>
                  <pic:blipFill>
                    <a:blip r:embed="rId134" cstate="print"/>
                    <a:srcRect/>
                    <a:stretch>
                      <a:fillRect/>
                    </a:stretch>
                  </pic:blipFill>
                  <pic:spPr bwMode="auto">
                    <a:xfrm>
                      <a:off x="0" y="0"/>
                      <a:ext cx="5223044" cy="4389120"/>
                    </a:xfrm>
                    <a:prstGeom prst="rect">
                      <a:avLst/>
                    </a:prstGeom>
                    <a:noFill/>
                    <a:ln w="9525">
                      <a:noFill/>
                      <a:miter lim="800000"/>
                      <a:headEnd/>
                      <a:tailEnd/>
                    </a:ln>
                  </pic:spPr>
                </pic:pic>
              </a:graphicData>
            </a:graphic>
          </wp:inline>
        </w:drawing>
      </w:r>
    </w:p>
    <w:p w:rsidR="006D04DD" w:rsidRPr="00107FF0" w:rsidRDefault="006D04DD" w:rsidP="006D04DD">
      <w:pPr>
        <w:shd w:val="clear" w:color="auto" w:fill="FFFFFF"/>
        <w:ind w:left="720"/>
        <w:rPr>
          <w:rFonts w:ascii="Helvetica" w:eastAsia="Times New Roman" w:hAnsi="Helvetica"/>
          <w:color w:val="3A3A3A"/>
          <w:sz w:val="28"/>
          <w:szCs w:val="28"/>
        </w:rPr>
      </w:pPr>
    </w:p>
    <w:p w:rsidR="006D04DD" w:rsidRPr="00107FF0" w:rsidRDefault="006D04DD" w:rsidP="006D0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eastAsia="Times New Roman" w:hAnsi="Consolas" w:cs="Courier New"/>
          <w:color w:val="3A3A3A"/>
          <w:sz w:val="20"/>
          <w:szCs w:val="20"/>
        </w:rPr>
      </w:pPr>
    </w:p>
    <w:p w:rsidR="006D04DD" w:rsidRPr="00107FF0" w:rsidRDefault="006D04DD" w:rsidP="006D04DD">
      <w:pPr>
        <w:numPr>
          <w:ilvl w:val="0"/>
          <w:numId w:val="27"/>
        </w:numPr>
        <w:shd w:val="clear" w:color="auto" w:fill="FFFFFF"/>
        <w:spacing w:after="0" w:line="240" w:lineRule="auto"/>
        <w:rPr>
          <w:rFonts w:ascii="Times New Roman" w:eastAsia="Times New Roman" w:hAnsi="Times New Roman"/>
          <w:color w:val="3A3A3A"/>
          <w:sz w:val="24"/>
          <w:szCs w:val="24"/>
        </w:rPr>
      </w:pPr>
      <w:r w:rsidRPr="00107FF0">
        <w:rPr>
          <w:rFonts w:ascii="Times New Roman" w:eastAsia="Times New Roman" w:hAnsi="Times New Roman"/>
          <w:color w:val="3A3A3A"/>
          <w:sz w:val="24"/>
          <w:szCs w:val="24"/>
        </w:rPr>
        <w:t>Open the Boards Manager. Go to </w:t>
      </w:r>
      <w:r w:rsidRPr="000F5D24">
        <w:rPr>
          <w:rFonts w:ascii="Times New Roman" w:eastAsia="Times New Roman" w:hAnsi="Times New Roman"/>
          <w:b/>
          <w:bCs/>
          <w:color w:val="3A3A3A"/>
          <w:sz w:val="24"/>
          <w:szCs w:val="24"/>
        </w:rPr>
        <w:t>Tools</w:t>
      </w:r>
      <w:r w:rsidRPr="00107FF0">
        <w:rPr>
          <w:rFonts w:ascii="Times New Roman" w:eastAsia="Times New Roman" w:hAnsi="Times New Roman"/>
          <w:color w:val="3A3A3A"/>
          <w:sz w:val="24"/>
          <w:szCs w:val="24"/>
        </w:rPr>
        <w:t> &gt; </w:t>
      </w:r>
      <w:r w:rsidRPr="000F5D24">
        <w:rPr>
          <w:rFonts w:ascii="Times New Roman" w:eastAsia="Times New Roman" w:hAnsi="Times New Roman"/>
          <w:b/>
          <w:bCs/>
          <w:color w:val="3A3A3A"/>
          <w:sz w:val="24"/>
          <w:szCs w:val="24"/>
        </w:rPr>
        <w:t>Board</w:t>
      </w:r>
      <w:r w:rsidRPr="00107FF0">
        <w:rPr>
          <w:rFonts w:ascii="Times New Roman" w:eastAsia="Times New Roman" w:hAnsi="Times New Roman"/>
          <w:color w:val="3A3A3A"/>
          <w:sz w:val="24"/>
          <w:szCs w:val="24"/>
        </w:rPr>
        <w:t> &gt; </w:t>
      </w:r>
      <w:r w:rsidRPr="000F5D24">
        <w:rPr>
          <w:rFonts w:ascii="Times New Roman" w:eastAsia="Times New Roman" w:hAnsi="Times New Roman"/>
          <w:b/>
          <w:bCs/>
          <w:color w:val="3A3A3A"/>
          <w:sz w:val="24"/>
          <w:szCs w:val="24"/>
        </w:rPr>
        <w:t>Boards Manager…</w:t>
      </w:r>
    </w:p>
    <w:p w:rsidR="006D04DD" w:rsidRDefault="006D04DD" w:rsidP="006D04DD">
      <w:pPr>
        <w:shd w:val="clear" w:color="auto" w:fill="FFFFFF"/>
        <w:ind w:left="720"/>
        <w:rPr>
          <w:rFonts w:ascii="Helvetica" w:eastAsia="Times New Roman" w:hAnsi="Helvetica"/>
          <w:color w:val="3A3A3A"/>
          <w:sz w:val="28"/>
          <w:szCs w:val="28"/>
        </w:rPr>
      </w:pPr>
      <w:r>
        <w:rPr>
          <w:rFonts w:ascii="Helvetica" w:eastAsia="Times New Roman" w:hAnsi="Helvetica"/>
          <w:noProof/>
          <w:color w:val="3A3A3A"/>
          <w:sz w:val="28"/>
          <w:szCs w:val="28"/>
        </w:rPr>
        <w:lastRenderedPageBreak/>
        <w:drawing>
          <wp:inline distT="0" distB="0" distL="0" distR="0">
            <wp:extent cx="5204805" cy="4707532"/>
            <wp:effectExtent l="19050" t="0" r="0" b="0"/>
            <wp:docPr id="32" name="Picture 3" descr="Installing ESP32 Add-on in Arduino IDE Windows, Mac OS X, Linux open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ESP32 Add-on in Arduino IDE Windows, Mac OS X, Linux open boards manager"/>
                    <pic:cNvPicPr>
                      <a:picLocks noChangeAspect="1" noChangeArrowheads="1"/>
                    </pic:cNvPicPr>
                  </pic:nvPicPr>
                  <pic:blipFill>
                    <a:blip r:embed="rId135" cstate="print"/>
                    <a:srcRect/>
                    <a:stretch>
                      <a:fillRect/>
                    </a:stretch>
                  </pic:blipFill>
                  <pic:spPr bwMode="auto">
                    <a:xfrm>
                      <a:off x="0" y="0"/>
                      <a:ext cx="5204805" cy="4707532"/>
                    </a:xfrm>
                    <a:prstGeom prst="rect">
                      <a:avLst/>
                    </a:prstGeom>
                    <a:noFill/>
                    <a:ln w="9525">
                      <a:noFill/>
                      <a:miter lim="800000"/>
                      <a:headEnd/>
                      <a:tailEnd/>
                    </a:ln>
                  </pic:spPr>
                </pic:pic>
              </a:graphicData>
            </a:graphic>
          </wp:inline>
        </w:drawing>
      </w:r>
    </w:p>
    <w:p w:rsidR="006D04DD" w:rsidRPr="00107FF0" w:rsidRDefault="006D04DD" w:rsidP="006D04DD">
      <w:pPr>
        <w:shd w:val="clear" w:color="auto" w:fill="FFFFFF"/>
        <w:ind w:left="720"/>
        <w:rPr>
          <w:rFonts w:ascii="Helvetica" w:eastAsia="Times New Roman" w:hAnsi="Helvetica"/>
          <w:color w:val="3A3A3A"/>
          <w:sz w:val="28"/>
          <w:szCs w:val="28"/>
        </w:rPr>
      </w:pPr>
    </w:p>
    <w:p w:rsidR="006D04DD" w:rsidRPr="00107FF0" w:rsidRDefault="006D04DD" w:rsidP="006D04DD">
      <w:pPr>
        <w:numPr>
          <w:ilvl w:val="0"/>
          <w:numId w:val="27"/>
        </w:numPr>
        <w:shd w:val="clear" w:color="auto" w:fill="FFFFFF"/>
        <w:spacing w:after="0" w:line="240" w:lineRule="auto"/>
        <w:rPr>
          <w:rFonts w:ascii="Times New Roman" w:eastAsia="Times New Roman" w:hAnsi="Times New Roman"/>
          <w:color w:val="3A3A3A"/>
          <w:sz w:val="24"/>
          <w:szCs w:val="24"/>
        </w:rPr>
      </w:pPr>
      <w:r w:rsidRPr="00107FF0">
        <w:rPr>
          <w:rFonts w:ascii="Times New Roman" w:eastAsia="Times New Roman" w:hAnsi="Times New Roman"/>
          <w:color w:val="3A3A3A"/>
          <w:sz w:val="24"/>
          <w:szCs w:val="24"/>
        </w:rPr>
        <w:t>Search for </w:t>
      </w:r>
      <w:r w:rsidRPr="000F5D24">
        <w:rPr>
          <w:rFonts w:ascii="Times New Roman" w:eastAsia="Times New Roman" w:hAnsi="Times New Roman"/>
          <w:b/>
          <w:bCs/>
          <w:color w:val="3A3A3A"/>
          <w:sz w:val="24"/>
          <w:szCs w:val="24"/>
        </w:rPr>
        <w:t>ESP32</w:t>
      </w:r>
      <w:r w:rsidRPr="00107FF0">
        <w:rPr>
          <w:rFonts w:ascii="Times New Roman" w:eastAsia="Times New Roman" w:hAnsi="Times New Roman"/>
          <w:color w:val="3A3A3A"/>
          <w:sz w:val="24"/>
          <w:szCs w:val="24"/>
        </w:rPr>
        <w:t> and press install button for the “</w:t>
      </w:r>
      <w:r w:rsidRPr="000F5D24">
        <w:rPr>
          <w:rFonts w:ascii="Times New Roman" w:eastAsia="Times New Roman" w:hAnsi="Times New Roman"/>
          <w:b/>
          <w:bCs/>
          <w:color w:val="3A3A3A"/>
          <w:sz w:val="24"/>
          <w:szCs w:val="24"/>
        </w:rPr>
        <w:t xml:space="preserve">ESP32 by </w:t>
      </w:r>
      <w:proofErr w:type="spellStart"/>
      <w:r w:rsidRPr="000F5D24">
        <w:rPr>
          <w:rFonts w:ascii="Times New Roman" w:eastAsia="Times New Roman" w:hAnsi="Times New Roman"/>
          <w:b/>
          <w:bCs/>
          <w:color w:val="3A3A3A"/>
          <w:sz w:val="24"/>
          <w:szCs w:val="24"/>
        </w:rPr>
        <w:t>Espressif</w:t>
      </w:r>
      <w:proofErr w:type="spellEnd"/>
      <w:r w:rsidRPr="000F5D24">
        <w:rPr>
          <w:rFonts w:ascii="Times New Roman" w:eastAsia="Times New Roman" w:hAnsi="Times New Roman"/>
          <w:b/>
          <w:bCs/>
          <w:color w:val="3A3A3A"/>
          <w:sz w:val="24"/>
          <w:szCs w:val="24"/>
        </w:rPr>
        <w:t xml:space="preserve"> Systems</w:t>
      </w:r>
      <w:r w:rsidRPr="00107FF0">
        <w:rPr>
          <w:rFonts w:ascii="Times New Roman" w:eastAsia="Times New Roman" w:hAnsi="Times New Roman"/>
          <w:color w:val="3A3A3A"/>
          <w:sz w:val="24"/>
          <w:szCs w:val="24"/>
        </w:rPr>
        <w:t>“:</w:t>
      </w:r>
    </w:p>
    <w:p w:rsidR="006D04DD" w:rsidRPr="00107FF0" w:rsidRDefault="006D04DD" w:rsidP="006D04DD">
      <w:pPr>
        <w:shd w:val="clear" w:color="auto" w:fill="FFFFFF"/>
        <w:ind w:left="720"/>
        <w:rPr>
          <w:rFonts w:ascii="Helvetica" w:eastAsia="Times New Roman" w:hAnsi="Helvetica"/>
          <w:color w:val="3A3A3A"/>
          <w:sz w:val="28"/>
          <w:szCs w:val="28"/>
        </w:rPr>
      </w:pPr>
      <w:r>
        <w:rPr>
          <w:rFonts w:ascii="Helvetica" w:eastAsia="Times New Roman" w:hAnsi="Helvetica"/>
          <w:noProof/>
          <w:color w:val="3A3A3A"/>
          <w:sz w:val="28"/>
          <w:szCs w:val="28"/>
        </w:rPr>
        <w:drawing>
          <wp:inline distT="0" distB="0" distL="0" distR="0">
            <wp:extent cx="5539429" cy="3122096"/>
            <wp:effectExtent l="19050" t="0" r="4121" b="0"/>
            <wp:docPr id="33" name="Picture 4" descr="ESP32 Add-on in Arduino IDE Windows, Mac OS X, Linux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32 Add-on in Arduino IDE Windows, Mac OS X, Linux Installed"/>
                    <pic:cNvPicPr>
                      <a:picLocks noChangeAspect="1" noChangeArrowheads="1"/>
                    </pic:cNvPicPr>
                  </pic:nvPicPr>
                  <pic:blipFill>
                    <a:blip r:embed="rId136" cstate="print"/>
                    <a:srcRect/>
                    <a:stretch>
                      <a:fillRect/>
                    </a:stretch>
                  </pic:blipFill>
                  <pic:spPr bwMode="auto">
                    <a:xfrm>
                      <a:off x="0" y="0"/>
                      <a:ext cx="5539429" cy="3122096"/>
                    </a:xfrm>
                    <a:prstGeom prst="rect">
                      <a:avLst/>
                    </a:prstGeom>
                    <a:noFill/>
                    <a:ln w="9525">
                      <a:noFill/>
                      <a:miter lim="800000"/>
                      <a:headEnd/>
                      <a:tailEnd/>
                    </a:ln>
                  </pic:spPr>
                </pic:pic>
              </a:graphicData>
            </a:graphic>
          </wp:inline>
        </w:drawing>
      </w:r>
    </w:p>
    <w:p w:rsidR="006D04DD" w:rsidRPr="00107FF0" w:rsidRDefault="006D04DD" w:rsidP="006D04DD">
      <w:pPr>
        <w:numPr>
          <w:ilvl w:val="0"/>
          <w:numId w:val="27"/>
        </w:numPr>
        <w:shd w:val="clear" w:color="auto" w:fill="FFFFFF"/>
        <w:spacing w:after="336" w:line="240" w:lineRule="auto"/>
        <w:rPr>
          <w:rFonts w:ascii="Times New Roman" w:eastAsia="Times New Roman" w:hAnsi="Times New Roman"/>
          <w:color w:val="3A3A3A"/>
          <w:sz w:val="24"/>
          <w:szCs w:val="24"/>
        </w:rPr>
      </w:pPr>
      <w:r w:rsidRPr="00107FF0">
        <w:rPr>
          <w:rFonts w:ascii="Times New Roman" w:eastAsia="Times New Roman" w:hAnsi="Times New Roman"/>
          <w:color w:val="3A3A3A"/>
          <w:sz w:val="24"/>
          <w:szCs w:val="24"/>
        </w:rPr>
        <w:t>That’s it. It should be installed after a few seconds.</w:t>
      </w:r>
    </w:p>
    <w:p w:rsidR="006D04DD" w:rsidRPr="00107FF0" w:rsidRDefault="006D04DD" w:rsidP="006D04DD">
      <w:pPr>
        <w:shd w:val="clear" w:color="auto" w:fill="FFFFFF"/>
        <w:ind w:left="720"/>
        <w:rPr>
          <w:rFonts w:ascii="Helvetica" w:eastAsia="Times New Roman" w:hAnsi="Helvetica"/>
          <w:color w:val="3A3A3A"/>
          <w:sz w:val="28"/>
          <w:szCs w:val="28"/>
        </w:rPr>
      </w:pPr>
      <w:r>
        <w:rPr>
          <w:rFonts w:ascii="Helvetica" w:eastAsia="Times New Roman" w:hAnsi="Helvetica"/>
          <w:noProof/>
          <w:color w:val="3A3A3A"/>
          <w:sz w:val="28"/>
          <w:szCs w:val="28"/>
        </w:rPr>
        <w:lastRenderedPageBreak/>
        <w:drawing>
          <wp:inline distT="0" distB="0" distL="0" distR="0">
            <wp:extent cx="5518669" cy="3108960"/>
            <wp:effectExtent l="19050" t="0" r="5831" b="0"/>
            <wp:docPr id="34" name="Picture 5" descr="ESP32 Board add-on in Arduino IDE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 Board add-on in Arduino IDE installed"/>
                    <pic:cNvPicPr>
                      <a:picLocks noChangeAspect="1" noChangeArrowheads="1"/>
                    </pic:cNvPicPr>
                  </pic:nvPicPr>
                  <pic:blipFill>
                    <a:blip r:embed="rId137" cstate="print"/>
                    <a:srcRect/>
                    <a:stretch>
                      <a:fillRect/>
                    </a:stretch>
                  </pic:blipFill>
                  <pic:spPr bwMode="auto">
                    <a:xfrm>
                      <a:off x="0" y="0"/>
                      <a:ext cx="5518669" cy="3108960"/>
                    </a:xfrm>
                    <a:prstGeom prst="rect">
                      <a:avLst/>
                    </a:prstGeom>
                    <a:noFill/>
                    <a:ln w="9525">
                      <a:noFill/>
                      <a:miter lim="800000"/>
                      <a:headEnd/>
                      <a:tailEnd/>
                    </a:ln>
                  </pic:spPr>
                </pic:pic>
              </a:graphicData>
            </a:graphic>
          </wp:inline>
        </w:drawing>
      </w:r>
    </w:p>
    <w:p w:rsidR="006D04DD" w:rsidRPr="00107FF0" w:rsidRDefault="006D04DD" w:rsidP="006D04DD">
      <w:pPr>
        <w:rPr>
          <w:rFonts w:ascii="Times New Roman" w:hAnsi="Times New Roman"/>
          <w:sz w:val="24"/>
          <w:szCs w:val="24"/>
        </w:rPr>
      </w:pPr>
    </w:p>
    <w:p w:rsidR="006D04DD" w:rsidRDefault="006D04DD" w:rsidP="006D04DD">
      <w:pPr>
        <w:rPr>
          <w:rFonts w:ascii="Times New Roman" w:hAnsi="Times New Roman"/>
          <w:sz w:val="26"/>
          <w:szCs w:val="26"/>
        </w:rPr>
      </w:pPr>
      <w:proofErr w:type="gramStart"/>
      <w:r>
        <w:rPr>
          <w:rFonts w:ascii="Times New Roman" w:hAnsi="Times New Roman"/>
          <w:sz w:val="26"/>
          <w:szCs w:val="26"/>
        </w:rPr>
        <w:t>4.8.3  Testing</w:t>
      </w:r>
      <w:proofErr w:type="gramEnd"/>
      <w:r>
        <w:rPr>
          <w:rFonts w:ascii="Times New Roman" w:hAnsi="Times New Roman"/>
          <w:sz w:val="26"/>
          <w:szCs w:val="26"/>
        </w:rPr>
        <w:t xml:space="preserve"> The Installation:</w:t>
      </w:r>
    </w:p>
    <w:p w:rsidR="006D04DD" w:rsidRDefault="006D04DD" w:rsidP="006D04DD">
      <w:pPr>
        <w:rPr>
          <w:rFonts w:ascii="Times New Roman" w:hAnsi="Times New Roman"/>
          <w:sz w:val="26"/>
          <w:szCs w:val="26"/>
        </w:rPr>
      </w:pPr>
    </w:p>
    <w:p w:rsidR="006D04DD" w:rsidRDefault="006D04DD" w:rsidP="006D04DD">
      <w:pPr>
        <w:rPr>
          <w:rFonts w:ascii="Times New Roman" w:hAnsi="Times New Roman"/>
          <w:sz w:val="24"/>
          <w:szCs w:val="24"/>
        </w:rPr>
      </w:pPr>
      <w:r>
        <w:rPr>
          <w:rFonts w:ascii="Times New Roman" w:hAnsi="Times New Roman"/>
          <w:sz w:val="24"/>
          <w:szCs w:val="24"/>
        </w:rPr>
        <w:t xml:space="preserve">Plug the ESP32 board to the </w:t>
      </w:r>
      <w:r w:rsidRPr="00C41BF5">
        <w:rPr>
          <w:rFonts w:ascii="Times New Roman" w:hAnsi="Times New Roman"/>
          <w:sz w:val="24"/>
          <w:szCs w:val="24"/>
        </w:rPr>
        <w:t xml:space="preserve">computer. With your </w:t>
      </w:r>
      <w:proofErr w:type="spellStart"/>
      <w:r w:rsidRPr="00C41BF5">
        <w:rPr>
          <w:rFonts w:ascii="Times New Roman" w:hAnsi="Times New Roman"/>
          <w:sz w:val="24"/>
          <w:szCs w:val="24"/>
        </w:rPr>
        <w:t>Arduino</w:t>
      </w:r>
      <w:proofErr w:type="spellEnd"/>
      <w:r w:rsidRPr="00C41BF5">
        <w:rPr>
          <w:rFonts w:ascii="Times New Roman" w:hAnsi="Times New Roman"/>
          <w:sz w:val="24"/>
          <w:szCs w:val="24"/>
        </w:rPr>
        <w:t xml:space="preserve"> IDE open, follow these steps:</w:t>
      </w:r>
    </w:p>
    <w:p w:rsidR="006D04DD" w:rsidRDefault="006D04DD" w:rsidP="006D04DD">
      <w:pPr>
        <w:rPr>
          <w:rFonts w:ascii="Times New Roman" w:hAnsi="Times New Roman"/>
          <w:sz w:val="24"/>
          <w:szCs w:val="24"/>
        </w:rPr>
      </w:pPr>
    </w:p>
    <w:p w:rsidR="006D04DD" w:rsidRDefault="006D04DD" w:rsidP="006D04DD">
      <w:pPr>
        <w:pStyle w:val="ListParagraph"/>
        <w:numPr>
          <w:ilvl w:val="0"/>
          <w:numId w:val="33"/>
        </w:numPr>
        <w:suppressAutoHyphens w:val="0"/>
        <w:spacing w:after="0" w:line="240" w:lineRule="auto"/>
        <w:jc w:val="left"/>
        <w:rPr>
          <w:rFonts w:eastAsia="Times New Roman" w:cs="Times New Roman"/>
          <w:szCs w:val="24"/>
          <w:lang w:bidi="ar-SA"/>
        </w:rPr>
      </w:pPr>
      <w:r w:rsidRPr="00C41BF5">
        <w:rPr>
          <w:rFonts w:eastAsia="Times New Roman" w:cs="Times New Roman"/>
          <w:szCs w:val="24"/>
          <w:lang w:bidi="ar-SA"/>
        </w:rPr>
        <w:t>Select your Board in </w:t>
      </w:r>
      <w:r w:rsidRPr="00C41BF5">
        <w:rPr>
          <w:rFonts w:eastAsia="Times New Roman" w:cs="Times New Roman"/>
          <w:b/>
          <w:bCs/>
          <w:szCs w:val="24"/>
          <w:lang w:bidi="ar-SA"/>
        </w:rPr>
        <w:t>Tools</w:t>
      </w:r>
      <w:r w:rsidRPr="00C41BF5">
        <w:rPr>
          <w:rFonts w:eastAsia="Times New Roman" w:cs="Times New Roman"/>
          <w:szCs w:val="24"/>
          <w:lang w:bidi="ar-SA"/>
        </w:rPr>
        <w:t> &gt; </w:t>
      </w:r>
      <w:r w:rsidRPr="00C41BF5">
        <w:rPr>
          <w:rFonts w:eastAsia="Times New Roman" w:cs="Times New Roman"/>
          <w:b/>
          <w:bCs/>
          <w:szCs w:val="24"/>
          <w:lang w:bidi="ar-SA"/>
        </w:rPr>
        <w:t>Board</w:t>
      </w:r>
      <w:r w:rsidRPr="00C41BF5">
        <w:rPr>
          <w:rFonts w:eastAsia="Times New Roman" w:cs="Times New Roman"/>
          <w:szCs w:val="24"/>
          <w:lang w:bidi="ar-SA"/>
        </w:rPr>
        <w:t> menu (in my case it’s the </w:t>
      </w:r>
      <w:r w:rsidRPr="00C41BF5">
        <w:rPr>
          <w:rFonts w:eastAsia="Times New Roman" w:cs="Times New Roman"/>
          <w:b/>
          <w:bCs/>
          <w:szCs w:val="24"/>
          <w:lang w:bidi="ar-SA"/>
        </w:rPr>
        <w:t>DOIT ESP32 DEVKIT V1</w:t>
      </w:r>
      <w:r w:rsidRPr="00C41BF5">
        <w:rPr>
          <w:rFonts w:eastAsia="Times New Roman" w:cs="Times New Roman"/>
          <w:szCs w:val="24"/>
          <w:lang w:bidi="ar-SA"/>
        </w:rPr>
        <w:t>)</w:t>
      </w:r>
    </w:p>
    <w:p w:rsidR="006D04DD" w:rsidRPr="00C41BF5" w:rsidRDefault="006D04DD" w:rsidP="006D04DD">
      <w:pPr>
        <w:pStyle w:val="ListParagraph"/>
        <w:shd w:val="clear" w:color="auto" w:fill="FFFFFF"/>
        <w:spacing w:after="336"/>
        <w:rPr>
          <w:rFonts w:ascii="Helvetica" w:hAnsi="Helvetica"/>
          <w:color w:val="3A3A3A"/>
          <w:sz w:val="31"/>
          <w:szCs w:val="31"/>
        </w:rPr>
      </w:pPr>
      <w:r>
        <w:rPr>
          <w:noProof/>
          <w:lang w:eastAsia="en-US" w:bidi="ar-SA"/>
        </w:rPr>
        <w:drawing>
          <wp:inline distT="0" distB="0" distL="0" distR="0">
            <wp:extent cx="4797586" cy="4063102"/>
            <wp:effectExtent l="19050" t="0" r="3014" b="0"/>
            <wp:docPr id="35" name="Picture 11" descr="Arduino IDE select the ESP32 board in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IDE select the ESP32 board in Tools menu"/>
                    <pic:cNvPicPr>
                      <a:picLocks noChangeAspect="1" noChangeArrowheads="1"/>
                    </pic:cNvPicPr>
                  </pic:nvPicPr>
                  <pic:blipFill>
                    <a:blip r:embed="rId138" cstate="print"/>
                    <a:srcRect/>
                    <a:stretch>
                      <a:fillRect/>
                    </a:stretch>
                  </pic:blipFill>
                  <pic:spPr bwMode="auto">
                    <a:xfrm>
                      <a:off x="0" y="0"/>
                      <a:ext cx="4797586" cy="4063102"/>
                    </a:xfrm>
                    <a:prstGeom prst="rect">
                      <a:avLst/>
                    </a:prstGeom>
                    <a:noFill/>
                    <a:ln w="9525">
                      <a:noFill/>
                      <a:miter lim="800000"/>
                      <a:headEnd/>
                      <a:tailEnd/>
                    </a:ln>
                  </pic:spPr>
                </pic:pic>
              </a:graphicData>
            </a:graphic>
          </wp:inline>
        </w:drawing>
      </w:r>
    </w:p>
    <w:p w:rsidR="006D04DD" w:rsidRPr="00C41BF5" w:rsidRDefault="006D04DD" w:rsidP="006D04DD">
      <w:pPr>
        <w:pStyle w:val="ListParagraph"/>
        <w:numPr>
          <w:ilvl w:val="0"/>
          <w:numId w:val="33"/>
        </w:numPr>
        <w:suppressAutoHyphens w:val="0"/>
        <w:spacing w:after="0" w:line="240" w:lineRule="auto"/>
        <w:jc w:val="left"/>
        <w:rPr>
          <w:rFonts w:cs="Times New Roman"/>
          <w:szCs w:val="24"/>
        </w:rPr>
      </w:pPr>
      <w:r w:rsidRPr="00C41BF5">
        <w:rPr>
          <w:rFonts w:cs="Times New Roman"/>
          <w:szCs w:val="24"/>
        </w:rPr>
        <w:lastRenderedPageBreak/>
        <w:t xml:space="preserve"> Select the Port (if you don’t see the COM Port in your </w:t>
      </w:r>
      <w:proofErr w:type="spellStart"/>
      <w:r w:rsidRPr="00C41BF5">
        <w:rPr>
          <w:rFonts w:cs="Times New Roman"/>
          <w:szCs w:val="24"/>
        </w:rPr>
        <w:t>Arduino</w:t>
      </w:r>
      <w:proofErr w:type="spellEnd"/>
      <w:r w:rsidRPr="00C41BF5">
        <w:rPr>
          <w:rFonts w:cs="Times New Roman"/>
          <w:szCs w:val="24"/>
        </w:rPr>
        <w:t xml:space="preserve"> IDE, you need to install the </w:t>
      </w:r>
      <w:hyperlink r:id="rId139" w:tgtFrame="_blank" w:history="1">
        <w:r w:rsidRPr="00C41BF5">
          <w:rPr>
            <w:rStyle w:val="Hyperlink"/>
            <w:color w:val="1B78E2"/>
            <w:szCs w:val="24"/>
            <w:bdr w:val="none" w:sz="0" w:space="0" w:color="auto" w:frame="1"/>
          </w:rPr>
          <w:t>CP210x USB to UART Bridge VCP Drivers</w:t>
        </w:r>
      </w:hyperlink>
      <w:r w:rsidRPr="00C41BF5">
        <w:rPr>
          <w:rFonts w:cs="Times New Roman"/>
          <w:szCs w:val="24"/>
        </w:rPr>
        <w:t>):</w:t>
      </w:r>
    </w:p>
    <w:p w:rsidR="006D04DD" w:rsidRDefault="006D04DD" w:rsidP="006D04DD">
      <w:pPr>
        <w:shd w:val="clear" w:color="auto" w:fill="FFFFFF"/>
        <w:spacing w:after="336"/>
        <w:rPr>
          <w:rFonts w:ascii="Helvetica" w:hAnsi="Helvetica"/>
          <w:color w:val="3A3A3A"/>
          <w:sz w:val="31"/>
          <w:szCs w:val="31"/>
        </w:rPr>
      </w:pPr>
      <w:r>
        <w:rPr>
          <w:noProof/>
        </w:rPr>
        <w:drawing>
          <wp:inline distT="0" distB="0" distL="0" distR="0">
            <wp:extent cx="5823871" cy="3713036"/>
            <wp:effectExtent l="19050" t="0" r="5429" b="0"/>
            <wp:docPr id="36" name="Picture 12" descr="Arduino IDE select the ESP32 Port in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IDE select the ESP32 Port in Tools menu"/>
                    <pic:cNvPicPr>
                      <a:picLocks noChangeAspect="1" noChangeArrowheads="1"/>
                    </pic:cNvPicPr>
                  </pic:nvPicPr>
                  <pic:blipFill>
                    <a:blip r:embed="rId140" cstate="print"/>
                    <a:srcRect/>
                    <a:stretch>
                      <a:fillRect/>
                    </a:stretch>
                  </pic:blipFill>
                  <pic:spPr bwMode="auto">
                    <a:xfrm>
                      <a:off x="0" y="0"/>
                      <a:ext cx="5823871" cy="3713036"/>
                    </a:xfrm>
                    <a:prstGeom prst="rect">
                      <a:avLst/>
                    </a:prstGeom>
                    <a:noFill/>
                    <a:ln w="9525">
                      <a:noFill/>
                      <a:miter lim="800000"/>
                      <a:headEnd/>
                      <a:tailEnd/>
                    </a:ln>
                  </pic:spPr>
                </pic:pic>
              </a:graphicData>
            </a:graphic>
          </wp:inline>
        </w:drawing>
      </w:r>
    </w:p>
    <w:p w:rsidR="006D04DD" w:rsidRPr="00326FB3" w:rsidRDefault="006D04DD" w:rsidP="006D04DD">
      <w:pPr>
        <w:pStyle w:val="ListParagraph"/>
        <w:numPr>
          <w:ilvl w:val="0"/>
          <w:numId w:val="33"/>
        </w:numPr>
        <w:suppressAutoHyphens w:val="0"/>
        <w:spacing w:after="0" w:line="240" w:lineRule="auto"/>
        <w:jc w:val="left"/>
        <w:rPr>
          <w:rStyle w:val="Strong"/>
          <w:color w:val="3A3A3A"/>
          <w:szCs w:val="24"/>
          <w:bdr w:val="none" w:sz="0" w:space="0" w:color="auto" w:frame="1"/>
          <w:shd w:val="clear" w:color="auto" w:fill="FFFFFF"/>
        </w:rPr>
      </w:pPr>
      <w:r w:rsidRPr="00326FB3">
        <w:rPr>
          <w:rFonts w:cs="Times New Roman"/>
          <w:color w:val="3A3A3A"/>
          <w:szCs w:val="24"/>
          <w:shd w:val="clear" w:color="auto" w:fill="FFFFFF"/>
        </w:rPr>
        <w:t>Open the following example under </w:t>
      </w:r>
      <w:r w:rsidRPr="00326FB3">
        <w:rPr>
          <w:rStyle w:val="Strong"/>
          <w:color w:val="3A3A3A"/>
          <w:szCs w:val="24"/>
          <w:bdr w:val="none" w:sz="0" w:space="0" w:color="auto" w:frame="1"/>
          <w:shd w:val="clear" w:color="auto" w:fill="FFFFFF"/>
        </w:rPr>
        <w:t>File</w:t>
      </w:r>
      <w:r w:rsidRPr="00326FB3">
        <w:rPr>
          <w:rFonts w:cs="Times New Roman"/>
          <w:color w:val="3A3A3A"/>
          <w:szCs w:val="24"/>
          <w:shd w:val="clear" w:color="auto" w:fill="FFFFFF"/>
        </w:rPr>
        <w:t> &gt; </w:t>
      </w:r>
      <w:r w:rsidRPr="00326FB3">
        <w:rPr>
          <w:rStyle w:val="Strong"/>
          <w:color w:val="3A3A3A"/>
          <w:szCs w:val="24"/>
          <w:bdr w:val="none" w:sz="0" w:space="0" w:color="auto" w:frame="1"/>
          <w:shd w:val="clear" w:color="auto" w:fill="FFFFFF"/>
        </w:rPr>
        <w:t>Examples</w:t>
      </w:r>
      <w:r w:rsidRPr="00326FB3">
        <w:rPr>
          <w:rFonts w:cs="Times New Roman"/>
          <w:color w:val="3A3A3A"/>
          <w:szCs w:val="24"/>
          <w:shd w:val="clear" w:color="auto" w:fill="FFFFFF"/>
        </w:rPr>
        <w:t> &gt; </w:t>
      </w:r>
      <w:proofErr w:type="spellStart"/>
      <w:r w:rsidRPr="00326FB3">
        <w:rPr>
          <w:rStyle w:val="Strong"/>
          <w:color w:val="3A3A3A"/>
          <w:szCs w:val="24"/>
          <w:bdr w:val="none" w:sz="0" w:space="0" w:color="auto" w:frame="1"/>
          <w:shd w:val="clear" w:color="auto" w:fill="FFFFFF"/>
        </w:rPr>
        <w:t>WiFi</w:t>
      </w:r>
      <w:proofErr w:type="spellEnd"/>
      <w:r w:rsidRPr="00326FB3">
        <w:rPr>
          <w:rStyle w:val="Strong"/>
          <w:color w:val="3A3A3A"/>
          <w:szCs w:val="24"/>
          <w:bdr w:val="none" w:sz="0" w:space="0" w:color="auto" w:frame="1"/>
          <w:shd w:val="clear" w:color="auto" w:fill="FFFFFF"/>
        </w:rPr>
        <w:t xml:space="preserve"> (ESP32)</w:t>
      </w:r>
      <w:r w:rsidRPr="00326FB3">
        <w:rPr>
          <w:rFonts w:cs="Times New Roman"/>
          <w:color w:val="3A3A3A"/>
          <w:szCs w:val="24"/>
          <w:shd w:val="clear" w:color="auto" w:fill="FFFFFF"/>
        </w:rPr>
        <w:t> &gt; </w:t>
      </w:r>
      <w:proofErr w:type="spellStart"/>
      <w:r w:rsidRPr="00326FB3">
        <w:rPr>
          <w:rStyle w:val="Strong"/>
          <w:color w:val="3A3A3A"/>
          <w:szCs w:val="24"/>
          <w:bdr w:val="none" w:sz="0" w:space="0" w:color="auto" w:frame="1"/>
          <w:shd w:val="clear" w:color="auto" w:fill="FFFFFF"/>
        </w:rPr>
        <w:t>WiFiScan</w:t>
      </w:r>
      <w:proofErr w:type="spellEnd"/>
    </w:p>
    <w:p w:rsidR="006D04DD" w:rsidRPr="00326FB3" w:rsidRDefault="006D04DD" w:rsidP="006D04DD">
      <w:pPr>
        <w:pStyle w:val="ListParagraph"/>
        <w:shd w:val="clear" w:color="auto" w:fill="FFFFFF"/>
        <w:spacing w:after="336"/>
        <w:rPr>
          <w:rFonts w:ascii="Helvetica" w:eastAsia="Times New Roman" w:hAnsi="Helvetica" w:cs="Times New Roman"/>
          <w:color w:val="3A3A3A"/>
          <w:sz w:val="31"/>
          <w:szCs w:val="31"/>
          <w:lang w:bidi="ar-SA"/>
        </w:rPr>
      </w:pPr>
      <w:r>
        <w:rPr>
          <w:rFonts w:eastAsia="Times New Roman"/>
          <w:noProof/>
          <w:lang w:eastAsia="en-US" w:bidi="ar-SA"/>
        </w:rPr>
        <w:lastRenderedPageBreak/>
        <w:drawing>
          <wp:inline distT="0" distB="0" distL="0" distR="0">
            <wp:extent cx="5416390" cy="6340688"/>
            <wp:effectExtent l="19050" t="0" r="0" b="0"/>
            <wp:docPr id="39" name="Picture 15" descr="Arduino IDE open WiFiScan example for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duino IDE open WiFiScan example for ESP32"/>
                    <pic:cNvPicPr>
                      <a:picLocks noChangeAspect="1" noChangeArrowheads="1"/>
                    </pic:cNvPicPr>
                  </pic:nvPicPr>
                  <pic:blipFill>
                    <a:blip r:embed="rId141" cstate="print"/>
                    <a:srcRect/>
                    <a:stretch>
                      <a:fillRect/>
                    </a:stretch>
                  </pic:blipFill>
                  <pic:spPr bwMode="auto">
                    <a:xfrm>
                      <a:off x="0" y="0"/>
                      <a:ext cx="5416390" cy="6340688"/>
                    </a:xfrm>
                    <a:prstGeom prst="rect">
                      <a:avLst/>
                    </a:prstGeom>
                    <a:noFill/>
                    <a:ln w="9525">
                      <a:noFill/>
                      <a:miter lim="800000"/>
                      <a:headEnd/>
                      <a:tailEnd/>
                    </a:ln>
                  </pic:spPr>
                </pic:pic>
              </a:graphicData>
            </a:graphic>
          </wp:inline>
        </w:drawing>
      </w:r>
    </w:p>
    <w:p w:rsidR="006D04DD" w:rsidRPr="00156408" w:rsidRDefault="006D04DD" w:rsidP="006D04DD">
      <w:pPr>
        <w:pStyle w:val="ListParagraph"/>
        <w:numPr>
          <w:ilvl w:val="0"/>
          <w:numId w:val="33"/>
        </w:numPr>
        <w:shd w:val="clear" w:color="auto" w:fill="FFFFFF"/>
        <w:suppressAutoHyphens w:val="0"/>
        <w:spacing w:after="336" w:line="240" w:lineRule="auto"/>
        <w:jc w:val="left"/>
        <w:rPr>
          <w:rFonts w:eastAsia="Times New Roman" w:cs="Times New Roman"/>
          <w:szCs w:val="24"/>
          <w:lang w:bidi="ar-SA"/>
        </w:rPr>
      </w:pPr>
      <w:r w:rsidRPr="00156408">
        <w:rPr>
          <w:rFonts w:eastAsia="Times New Roman" w:cs="Times New Roman"/>
          <w:szCs w:val="24"/>
          <w:lang w:bidi="ar-SA"/>
        </w:rPr>
        <w:t xml:space="preserve"> A new sketch opens in your </w:t>
      </w:r>
      <w:proofErr w:type="spellStart"/>
      <w:r w:rsidRPr="00156408">
        <w:rPr>
          <w:rFonts w:eastAsia="Times New Roman" w:cs="Times New Roman"/>
          <w:szCs w:val="24"/>
          <w:lang w:bidi="ar-SA"/>
        </w:rPr>
        <w:t>Arduino</w:t>
      </w:r>
      <w:proofErr w:type="spellEnd"/>
      <w:r w:rsidRPr="00156408">
        <w:rPr>
          <w:rFonts w:eastAsia="Times New Roman" w:cs="Times New Roman"/>
          <w:szCs w:val="24"/>
          <w:lang w:bidi="ar-SA"/>
        </w:rPr>
        <w:t xml:space="preserve"> IDE:</w:t>
      </w:r>
    </w:p>
    <w:p w:rsidR="006D04DD" w:rsidRPr="00156408" w:rsidRDefault="006D04DD" w:rsidP="006D04DD">
      <w:pPr>
        <w:pStyle w:val="ListParagraph"/>
        <w:shd w:val="clear" w:color="auto" w:fill="FFFFFF"/>
        <w:spacing w:after="336"/>
        <w:rPr>
          <w:rFonts w:ascii="Helvetica" w:eastAsia="Times New Roman" w:hAnsi="Helvetica" w:cs="Times New Roman"/>
          <w:sz w:val="31"/>
          <w:szCs w:val="31"/>
          <w:lang w:bidi="ar-SA"/>
        </w:rPr>
      </w:pPr>
      <w:r w:rsidRPr="00156408">
        <w:rPr>
          <w:rFonts w:eastAsia="Times New Roman"/>
          <w:noProof/>
          <w:lang w:eastAsia="en-US" w:bidi="ar-SA"/>
        </w:rPr>
        <w:lastRenderedPageBreak/>
        <w:drawing>
          <wp:inline distT="0" distB="0" distL="0" distR="0">
            <wp:extent cx="5593575" cy="4863096"/>
            <wp:effectExtent l="19050" t="0" r="7125" b="0"/>
            <wp:docPr id="38" name="Picture 16" descr="Arduino IDE uploading WiFiScan example to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duino IDE uploading WiFiScan example to ESP32"/>
                    <pic:cNvPicPr>
                      <a:picLocks noChangeAspect="1" noChangeArrowheads="1"/>
                    </pic:cNvPicPr>
                  </pic:nvPicPr>
                  <pic:blipFill>
                    <a:blip r:embed="rId142" cstate="print"/>
                    <a:srcRect/>
                    <a:stretch>
                      <a:fillRect/>
                    </a:stretch>
                  </pic:blipFill>
                  <pic:spPr bwMode="auto">
                    <a:xfrm>
                      <a:off x="0" y="0"/>
                      <a:ext cx="5593575" cy="4863096"/>
                    </a:xfrm>
                    <a:prstGeom prst="rect">
                      <a:avLst/>
                    </a:prstGeom>
                    <a:noFill/>
                    <a:ln w="9525">
                      <a:noFill/>
                      <a:miter lim="800000"/>
                      <a:headEnd/>
                      <a:tailEnd/>
                    </a:ln>
                  </pic:spPr>
                </pic:pic>
              </a:graphicData>
            </a:graphic>
          </wp:inline>
        </w:drawing>
      </w:r>
    </w:p>
    <w:p w:rsidR="006D04DD" w:rsidRPr="00156408" w:rsidRDefault="006D04DD" w:rsidP="006D04DD">
      <w:pPr>
        <w:pStyle w:val="ListParagraph"/>
        <w:numPr>
          <w:ilvl w:val="0"/>
          <w:numId w:val="33"/>
        </w:numPr>
        <w:shd w:val="clear" w:color="auto" w:fill="FFFFFF"/>
        <w:suppressAutoHyphens w:val="0"/>
        <w:spacing w:after="0" w:line="240" w:lineRule="auto"/>
        <w:jc w:val="left"/>
        <w:rPr>
          <w:rFonts w:eastAsia="Times New Roman" w:cs="Times New Roman"/>
          <w:szCs w:val="24"/>
          <w:lang w:bidi="ar-SA"/>
        </w:rPr>
      </w:pPr>
      <w:r w:rsidRPr="00156408">
        <w:rPr>
          <w:rFonts w:eastAsia="Times New Roman" w:cs="Times New Roman"/>
          <w:szCs w:val="24"/>
          <w:lang w:bidi="ar-SA"/>
        </w:rPr>
        <w:t xml:space="preserve"> Press the </w:t>
      </w:r>
      <w:r w:rsidRPr="00156408">
        <w:rPr>
          <w:rFonts w:eastAsia="Times New Roman" w:cs="Times New Roman"/>
          <w:b/>
          <w:bCs/>
          <w:szCs w:val="24"/>
          <w:lang w:bidi="ar-SA"/>
        </w:rPr>
        <w:t>Upload</w:t>
      </w:r>
      <w:r w:rsidRPr="00156408">
        <w:rPr>
          <w:rFonts w:eastAsia="Times New Roman" w:cs="Times New Roman"/>
          <w:szCs w:val="24"/>
          <w:lang w:bidi="ar-SA"/>
        </w:rPr>
        <w:t xml:space="preserve"> button in the </w:t>
      </w:r>
      <w:proofErr w:type="spellStart"/>
      <w:r w:rsidRPr="00156408">
        <w:rPr>
          <w:rFonts w:eastAsia="Times New Roman" w:cs="Times New Roman"/>
          <w:szCs w:val="24"/>
          <w:lang w:bidi="ar-SA"/>
        </w:rPr>
        <w:t>Arduino</w:t>
      </w:r>
      <w:proofErr w:type="spellEnd"/>
      <w:r w:rsidRPr="00156408">
        <w:rPr>
          <w:rFonts w:eastAsia="Times New Roman" w:cs="Times New Roman"/>
          <w:szCs w:val="24"/>
          <w:lang w:bidi="ar-SA"/>
        </w:rPr>
        <w:t xml:space="preserve"> IDE. Wait a few seconds while the code compiles and uploads to your board.</w:t>
      </w:r>
    </w:p>
    <w:p w:rsidR="006D04DD" w:rsidRPr="00156408" w:rsidRDefault="006D04DD" w:rsidP="006D04DD">
      <w:pPr>
        <w:pStyle w:val="ListParagraph"/>
        <w:shd w:val="clear" w:color="auto" w:fill="FFFFFF"/>
        <w:spacing w:after="336"/>
        <w:rPr>
          <w:rFonts w:eastAsia="Times New Roman" w:cs="Times New Roman"/>
          <w:szCs w:val="24"/>
          <w:lang w:bidi="ar-SA"/>
        </w:rPr>
      </w:pPr>
      <w:r w:rsidRPr="00156408">
        <w:rPr>
          <w:rFonts w:eastAsia="Times New Roman" w:cs="Times New Roman"/>
          <w:noProof/>
          <w:szCs w:val="24"/>
          <w:lang w:eastAsia="en-US" w:bidi="ar-SA"/>
        </w:rPr>
        <w:drawing>
          <wp:inline distT="0" distB="0" distL="0" distR="0">
            <wp:extent cx="322580" cy="279400"/>
            <wp:effectExtent l="19050" t="0" r="1270" b="0"/>
            <wp:docPr id="37" name="Picture 17" descr="Arduino IDE upload WiFiScan sketch to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duino IDE upload WiFiScan sketch to ESP32"/>
                    <pic:cNvPicPr>
                      <a:picLocks noChangeAspect="1" noChangeArrowheads="1"/>
                    </pic:cNvPicPr>
                  </pic:nvPicPr>
                  <pic:blipFill>
                    <a:blip r:embed="rId143" cstate="print"/>
                    <a:srcRect/>
                    <a:stretch>
                      <a:fillRect/>
                    </a:stretch>
                  </pic:blipFill>
                  <pic:spPr bwMode="auto">
                    <a:xfrm>
                      <a:off x="0" y="0"/>
                      <a:ext cx="322580" cy="279400"/>
                    </a:xfrm>
                    <a:prstGeom prst="rect">
                      <a:avLst/>
                    </a:prstGeom>
                    <a:noFill/>
                    <a:ln w="9525">
                      <a:noFill/>
                      <a:miter lim="800000"/>
                      <a:headEnd/>
                      <a:tailEnd/>
                    </a:ln>
                  </pic:spPr>
                </pic:pic>
              </a:graphicData>
            </a:graphic>
          </wp:inline>
        </w:drawing>
      </w:r>
    </w:p>
    <w:p w:rsidR="006D04DD" w:rsidRPr="00156408" w:rsidRDefault="006D04DD" w:rsidP="006D04DD">
      <w:pPr>
        <w:pStyle w:val="ListParagraph"/>
        <w:numPr>
          <w:ilvl w:val="0"/>
          <w:numId w:val="33"/>
        </w:numPr>
        <w:shd w:val="clear" w:color="auto" w:fill="FFFFFF"/>
        <w:suppressAutoHyphens w:val="0"/>
        <w:spacing w:after="0" w:line="240" w:lineRule="auto"/>
        <w:jc w:val="left"/>
        <w:rPr>
          <w:rFonts w:eastAsia="Times New Roman" w:cs="Times New Roman"/>
          <w:szCs w:val="24"/>
          <w:lang w:bidi="ar-SA"/>
        </w:rPr>
      </w:pPr>
      <w:r w:rsidRPr="00156408">
        <w:rPr>
          <w:rFonts w:eastAsia="Times New Roman" w:cs="Times New Roman"/>
          <w:szCs w:val="24"/>
          <w:lang w:bidi="ar-SA"/>
        </w:rPr>
        <w:t xml:space="preserve"> If everything went as expected, you should see a “</w:t>
      </w:r>
      <w:r w:rsidRPr="00156408">
        <w:rPr>
          <w:rFonts w:eastAsia="Times New Roman" w:cs="Times New Roman"/>
          <w:b/>
          <w:bCs/>
          <w:szCs w:val="24"/>
          <w:lang w:bidi="ar-SA"/>
        </w:rPr>
        <w:t>Done uploading.</w:t>
      </w:r>
      <w:r w:rsidRPr="00156408">
        <w:rPr>
          <w:rFonts w:eastAsia="Times New Roman" w:cs="Times New Roman"/>
          <w:szCs w:val="24"/>
          <w:lang w:bidi="ar-SA"/>
        </w:rPr>
        <w:t>” message.</w:t>
      </w:r>
    </w:p>
    <w:p w:rsidR="006D04DD" w:rsidRPr="00156408" w:rsidRDefault="006D04DD" w:rsidP="006D04DD">
      <w:pPr>
        <w:pStyle w:val="ListParagraph"/>
        <w:shd w:val="clear" w:color="auto" w:fill="FFFFFF"/>
        <w:spacing w:after="336"/>
        <w:rPr>
          <w:rFonts w:ascii="Helvetica" w:eastAsia="Times New Roman" w:hAnsi="Helvetica" w:cs="Times New Roman"/>
          <w:sz w:val="31"/>
          <w:szCs w:val="31"/>
          <w:lang w:bidi="ar-SA"/>
        </w:rPr>
      </w:pPr>
      <w:r w:rsidRPr="00156408">
        <w:rPr>
          <w:rFonts w:eastAsia="Times New Roman"/>
          <w:noProof/>
          <w:lang w:eastAsia="en-US" w:bidi="ar-SA"/>
        </w:rPr>
        <w:drawing>
          <wp:inline distT="0" distB="0" distL="0" distR="0">
            <wp:extent cx="5559715" cy="3214857"/>
            <wp:effectExtent l="19050" t="0" r="2885" b="0"/>
            <wp:docPr id="40" name="Picture 18" descr="Arduino IDE done uploading ESP32 WiFiScan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duino IDE done uploading ESP32 WiFiScan sketch"/>
                    <pic:cNvPicPr>
                      <a:picLocks noChangeAspect="1" noChangeArrowheads="1"/>
                    </pic:cNvPicPr>
                  </pic:nvPicPr>
                  <pic:blipFill>
                    <a:blip r:embed="rId144" cstate="print"/>
                    <a:srcRect/>
                    <a:stretch>
                      <a:fillRect/>
                    </a:stretch>
                  </pic:blipFill>
                  <pic:spPr bwMode="auto">
                    <a:xfrm>
                      <a:off x="0" y="0"/>
                      <a:ext cx="5559715" cy="3214857"/>
                    </a:xfrm>
                    <a:prstGeom prst="rect">
                      <a:avLst/>
                    </a:prstGeom>
                    <a:noFill/>
                    <a:ln w="9525">
                      <a:noFill/>
                      <a:miter lim="800000"/>
                      <a:headEnd/>
                      <a:tailEnd/>
                    </a:ln>
                  </pic:spPr>
                </pic:pic>
              </a:graphicData>
            </a:graphic>
          </wp:inline>
        </w:drawing>
      </w:r>
    </w:p>
    <w:p w:rsidR="006D04DD" w:rsidRPr="00156408" w:rsidRDefault="006D04DD" w:rsidP="006D04DD">
      <w:pPr>
        <w:pStyle w:val="ListParagraph"/>
        <w:numPr>
          <w:ilvl w:val="0"/>
          <w:numId w:val="33"/>
        </w:numPr>
        <w:shd w:val="clear" w:color="auto" w:fill="FFFFFF"/>
        <w:suppressAutoHyphens w:val="0"/>
        <w:spacing w:after="336" w:line="240" w:lineRule="auto"/>
        <w:jc w:val="left"/>
        <w:rPr>
          <w:rFonts w:eastAsia="Times New Roman" w:cs="Times New Roman"/>
          <w:szCs w:val="24"/>
          <w:lang w:bidi="ar-SA"/>
        </w:rPr>
      </w:pPr>
      <w:r w:rsidRPr="00156408">
        <w:rPr>
          <w:rFonts w:eastAsia="Times New Roman" w:cs="Times New Roman"/>
          <w:szCs w:val="24"/>
          <w:lang w:bidi="ar-SA"/>
        </w:rPr>
        <w:t xml:space="preserve">Open the </w:t>
      </w:r>
      <w:proofErr w:type="spellStart"/>
      <w:r w:rsidRPr="00156408">
        <w:rPr>
          <w:rFonts w:eastAsia="Times New Roman" w:cs="Times New Roman"/>
          <w:szCs w:val="24"/>
          <w:lang w:bidi="ar-SA"/>
        </w:rPr>
        <w:t>Arduino</w:t>
      </w:r>
      <w:proofErr w:type="spellEnd"/>
      <w:r w:rsidRPr="00156408">
        <w:rPr>
          <w:rFonts w:eastAsia="Times New Roman" w:cs="Times New Roman"/>
          <w:szCs w:val="24"/>
          <w:lang w:bidi="ar-SA"/>
        </w:rPr>
        <w:t xml:space="preserve"> IDE Serial Monitor at a baud rate of 115200:</w:t>
      </w:r>
    </w:p>
    <w:p w:rsidR="006D04DD" w:rsidRPr="00156408" w:rsidRDefault="006D04DD" w:rsidP="006D04DD">
      <w:pPr>
        <w:pStyle w:val="ListParagraph"/>
        <w:shd w:val="clear" w:color="auto" w:fill="FFFFFF"/>
        <w:spacing w:after="336"/>
        <w:rPr>
          <w:rFonts w:eastAsia="Times New Roman" w:cs="Times New Roman"/>
          <w:szCs w:val="24"/>
          <w:lang w:bidi="ar-SA"/>
        </w:rPr>
      </w:pPr>
      <w:r w:rsidRPr="00156408">
        <w:rPr>
          <w:rFonts w:eastAsia="Times New Roman" w:cs="Times New Roman"/>
          <w:noProof/>
          <w:szCs w:val="24"/>
          <w:lang w:eastAsia="en-US" w:bidi="ar-SA"/>
        </w:rPr>
        <w:lastRenderedPageBreak/>
        <w:drawing>
          <wp:inline distT="0" distB="0" distL="0" distR="0">
            <wp:extent cx="365760" cy="279400"/>
            <wp:effectExtent l="19050" t="0" r="0" b="0"/>
            <wp:docPr id="41" name="Picture 19" descr="Open Arduino IDE Serial Monitor at baud rate 11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en Arduino IDE Serial Monitor at baud rate 115200"/>
                    <pic:cNvPicPr>
                      <a:picLocks noChangeAspect="1" noChangeArrowheads="1"/>
                    </pic:cNvPicPr>
                  </pic:nvPicPr>
                  <pic:blipFill>
                    <a:blip r:embed="rId145" cstate="print"/>
                    <a:srcRect/>
                    <a:stretch>
                      <a:fillRect/>
                    </a:stretch>
                  </pic:blipFill>
                  <pic:spPr bwMode="auto">
                    <a:xfrm>
                      <a:off x="0" y="0"/>
                      <a:ext cx="365760" cy="279400"/>
                    </a:xfrm>
                    <a:prstGeom prst="rect">
                      <a:avLst/>
                    </a:prstGeom>
                    <a:noFill/>
                    <a:ln w="9525">
                      <a:noFill/>
                      <a:miter lim="800000"/>
                      <a:headEnd/>
                      <a:tailEnd/>
                    </a:ln>
                  </pic:spPr>
                </pic:pic>
              </a:graphicData>
            </a:graphic>
          </wp:inline>
        </w:drawing>
      </w:r>
    </w:p>
    <w:p w:rsidR="006D04DD" w:rsidRPr="00156408" w:rsidRDefault="006D04DD" w:rsidP="006D04DD">
      <w:pPr>
        <w:pStyle w:val="ListParagraph"/>
        <w:numPr>
          <w:ilvl w:val="0"/>
          <w:numId w:val="33"/>
        </w:numPr>
        <w:shd w:val="clear" w:color="auto" w:fill="FFFFFF"/>
        <w:suppressAutoHyphens w:val="0"/>
        <w:spacing w:after="0" w:line="240" w:lineRule="auto"/>
        <w:jc w:val="left"/>
        <w:rPr>
          <w:rFonts w:eastAsia="Times New Roman" w:cs="Times New Roman"/>
          <w:szCs w:val="24"/>
          <w:lang w:bidi="ar-SA"/>
        </w:rPr>
      </w:pPr>
      <w:r w:rsidRPr="00156408">
        <w:rPr>
          <w:rFonts w:eastAsia="Times New Roman" w:cs="Times New Roman"/>
          <w:szCs w:val="24"/>
          <w:lang w:bidi="ar-SA"/>
        </w:rPr>
        <w:t>Press the ESP32 on-board </w:t>
      </w:r>
      <w:r w:rsidRPr="00156408">
        <w:rPr>
          <w:rFonts w:eastAsia="Times New Roman" w:cs="Times New Roman"/>
          <w:b/>
          <w:bCs/>
          <w:szCs w:val="24"/>
          <w:lang w:bidi="ar-SA"/>
        </w:rPr>
        <w:t>Enable</w:t>
      </w:r>
      <w:r w:rsidRPr="00156408">
        <w:rPr>
          <w:rFonts w:eastAsia="Times New Roman" w:cs="Times New Roman"/>
          <w:szCs w:val="24"/>
          <w:lang w:bidi="ar-SA"/>
        </w:rPr>
        <w:t> button and you should see the networks available near the ESP32:</w:t>
      </w:r>
    </w:p>
    <w:p w:rsidR="006D04DD" w:rsidRPr="00156408" w:rsidRDefault="006D04DD" w:rsidP="006D04DD">
      <w:pPr>
        <w:pStyle w:val="ListParagraph"/>
        <w:shd w:val="clear" w:color="auto" w:fill="FFFFFF"/>
        <w:spacing w:after="336"/>
        <w:rPr>
          <w:rFonts w:ascii="Helvetica" w:eastAsia="Times New Roman" w:hAnsi="Helvetica" w:cs="Times New Roman"/>
          <w:sz w:val="31"/>
          <w:szCs w:val="31"/>
          <w:lang w:bidi="ar-SA"/>
        </w:rPr>
      </w:pPr>
      <w:r w:rsidRPr="00156408">
        <w:rPr>
          <w:rFonts w:eastAsia="Times New Roman"/>
          <w:noProof/>
          <w:lang w:eastAsia="en-US" w:bidi="ar-SA"/>
        </w:rPr>
        <w:drawing>
          <wp:inline distT="0" distB="0" distL="0" distR="0">
            <wp:extent cx="5477068" cy="3603334"/>
            <wp:effectExtent l="19050" t="0" r="9332" b="0"/>
            <wp:docPr id="42" name="Picture 20" descr="ESP32 Testing Add-on installation in Windows PC, Max OS X, and Linux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P32 Testing Add-on installation in Windows PC, Max OS X, and Linux computer"/>
                    <pic:cNvPicPr>
                      <a:picLocks noChangeAspect="1" noChangeArrowheads="1"/>
                    </pic:cNvPicPr>
                  </pic:nvPicPr>
                  <pic:blipFill>
                    <a:blip r:embed="rId146" cstate="print"/>
                    <a:srcRect/>
                    <a:stretch>
                      <a:fillRect/>
                    </a:stretch>
                  </pic:blipFill>
                  <pic:spPr bwMode="auto">
                    <a:xfrm>
                      <a:off x="0" y="0"/>
                      <a:ext cx="5477068" cy="3603334"/>
                    </a:xfrm>
                    <a:prstGeom prst="rect">
                      <a:avLst/>
                    </a:prstGeom>
                    <a:noFill/>
                    <a:ln w="9525">
                      <a:noFill/>
                      <a:miter lim="800000"/>
                      <a:headEnd/>
                      <a:tailEnd/>
                    </a:ln>
                  </pic:spPr>
                </pic:pic>
              </a:graphicData>
            </a:graphic>
          </wp:inline>
        </w:drawing>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 w:val="26"/>
          <w:szCs w:val="26"/>
        </w:rPr>
      </w:pPr>
      <w:r>
        <w:rPr>
          <w:rFonts w:cs="Times New Roman"/>
          <w:sz w:val="26"/>
          <w:szCs w:val="26"/>
        </w:rPr>
        <w:t>4.8.4</w:t>
      </w:r>
      <w:r w:rsidRPr="00156408">
        <w:rPr>
          <w:rFonts w:cs="Times New Roman"/>
          <w:sz w:val="26"/>
          <w:szCs w:val="26"/>
        </w:rPr>
        <w:t xml:space="preserve"> Trouble Shooting:</w:t>
      </w:r>
    </w:p>
    <w:p w:rsidR="006D04DD" w:rsidRPr="00156408" w:rsidRDefault="006D04DD" w:rsidP="006D04DD">
      <w:pPr>
        <w:pStyle w:val="ListParagraph"/>
        <w:rPr>
          <w:rFonts w:cs="Times New Roman"/>
          <w:sz w:val="26"/>
          <w:szCs w:val="26"/>
        </w:rPr>
      </w:pPr>
    </w:p>
    <w:p w:rsidR="006D04DD" w:rsidRPr="00156408" w:rsidRDefault="006D04DD" w:rsidP="006D04DD">
      <w:pPr>
        <w:pStyle w:val="ListParagraph"/>
        <w:rPr>
          <w:rFonts w:eastAsia="Times New Roman" w:cs="Times New Roman"/>
          <w:szCs w:val="24"/>
          <w:lang w:bidi="ar-SA"/>
        </w:rPr>
      </w:pPr>
      <w:r w:rsidRPr="00156408">
        <w:rPr>
          <w:rFonts w:eastAsia="Times New Roman"/>
          <w:szCs w:val="24"/>
          <w:lang w:bidi="ar-SA"/>
        </w:rPr>
        <w:t>If we try to upload a new sketch to ESP32 and we get this error message “</w:t>
      </w:r>
      <w:r w:rsidRPr="00156408">
        <w:rPr>
          <w:rFonts w:eastAsia="Times New Roman"/>
          <w:i/>
          <w:iCs/>
          <w:szCs w:val="24"/>
          <w:lang w:bidi="ar-SA"/>
        </w:rPr>
        <w:t>A fatal error occurred: Failed to connect to</w:t>
      </w:r>
      <w:r w:rsidRPr="00156408">
        <w:rPr>
          <w:rFonts w:eastAsia="Times New Roman"/>
          <w:i/>
          <w:iCs/>
          <w:lang w:bidi="ar-SA"/>
        </w:rPr>
        <w:t xml:space="preserve"> </w:t>
      </w:r>
      <w:r w:rsidRPr="00156408">
        <w:rPr>
          <w:rFonts w:eastAsia="Times New Roman" w:cs="Times New Roman"/>
          <w:i/>
          <w:iCs/>
          <w:szCs w:val="24"/>
          <w:lang w:bidi="ar-SA"/>
        </w:rPr>
        <w:t>ESP32: Timed out… Connecting…</w:t>
      </w:r>
      <w:r w:rsidRPr="00156408">
        <w:rPr>
          <w:rFonts w:eastAsia="Times New Roman" w:cs="Times New Roman"/>
          <w:szCs w:val="24"/>
          <w:lang w:bidi="ar-SA"/>
        </w:rPr>
        <w:t>“. It means that the ESP32 is not in flashing/uploading mode.</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Having the right board name and COM per selected, follow these steps:</w:t>
      </w:r>
    </w:p>
    <w:p w:rsidR="006D04DD" w:rsidRPr="00156408" w:rsidRDefault="006D04DD" w:rsidP="006D04DD">
      <w:pPr>
        <w:pStyle w:val="ListParagraph"/>
        <w:numPr>
          <w:ilvl w:val="1"/>
          <w:numId w:val="27"/>
        </w:numPr>
        <w:suppressAutoHyphens w:val="0"/>
        <w:spacing w:after="0" w:line="240" w:lineRule="auto"/>
        <w:jc w:val="left"/>
        <w:rPr>
          <w:rFonts w:eastAsia="Times New Roman" w:cs="Times New Roman"/>
          <w:szCs w:val="24"/>
          <w:lang w:bidi="ar-SA"/>
        </w:rPr>
      </w:pPr>
      <w:r w:rsidRPr="00156408">
        <w:rPr>
          <w:rFonts w:eastAsia="Times New Roman" w:cs="Times New Roman"/>
          <w:szCs w:val="24"/>
          <w:lang w:bidi="ar-SA"/>
        </w:rPr>
        <w:t>Hold-down the “</w:t>
      </w:r>
      <w:r w:rsidRPr="00156408">
        <w:rPr>
          <w:rFonts w:eastAsia="Times New Roman" w:cs="Times New Roman"/>
          <w:b/>
          <w:bCs/>
          <w:szCs w:val="24"/>
          <w:lang w:bidi="ar-SA"/>
        </w:rPr>
        <w:t>BOOT</w:t>
      </w:r>
      <w:r w:rsidRPr="00156408">
        <w:rPr>
          <w:rFonts w:eastAsia="Times New Roman" w:cs="Times New Roman"/>
          <w:szCs w:val="24"/>
          <w:lang w:bidi="ar-SA"/>
        </w:rPr>
        <w:t>” button in the ESP32 board</w:t>
      </w:r>
    </w:p>
    <w:p w:rsidR="006D04DD" w:rsidRPr="00156408" w:rsidRDefault="006D04DD" w:rsidP="006D04DD">
      <w:pPr>
        <w:shd w:val="clear" w:color="auto" w:fill="FFFFFF"/>
        <w:rPr>
          <w:rFonts w:ascii="Helvetica" w:eastAsia="Times New Roman" w:hAnsi="Helvetica"/>
          <w:sz w:val="31"/>
          <w:szCs w:val="31"/>
        </w:rPr>
      </w:pPr>
      <w:r w:rsidRPr="00156408">
        <w:rPr>
          <w:rFonts w:ascii="Helvetica" w:eastAsia="Times New Roman" w:hAnsi="Helvetica"/>
          <w:noProof/>
          <w:sz w:val="31"/>
          <w:szCs w:val="31"/>
        </w:rPr>
        <w:drawing>
          <wp:inline distT="0" distB="0" distL="0" distR="0">
            <wp:extent cx="5715000" cy="3314700"/>
            <wp:effectExtent l="19050" t="0" r="0" b="0"/>
            <wp:docPr id="43" name="Picture 27" descr="Solved A fatal error occurred: Failed to connect to ESP32: Timed out… Conne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lved A fatal error occurred: Failed to connect to ESP32: Timed out… Connecting…"/>
                    <pic:cNvPicPr>
                      <a:picLocks noChangeAspect="1" noChangeArrowheads="1"/>
                    </pic:cNvPicPr>
                  </pic:nvPicPr>
                  <pic:blipFill>
                    <a:blip r:embed="rId147" cstate="print"/>
                    <a:srcRect/>
                    <a:stretch>
                      <a:fillRect/>
                    </a:stretch>
                  </pic:blipFill>
                  <pic:spPr bwMode="auto">
                    <a:xfrm>
                      <a:off x="0" y="0"/>
                      <a:ext cx="5715000" cy="3314700"/>
                    </a:xfrm>
                    <a:prstGeom prst="rect">
                      <a:avLst/>
                    </a:prstGeom>
                    <a:noFill/>
                    <a:ln w="9525">
                      <a:noFill/>
                      <a:miter lim="800000"/>
                      <a:headEnd/>
                      <a:tailEnd/>
                    </a:ln>
                  </pic:spPr>
                </pic:pic>
              </a:graphicData>
            </a:graphic>
          </wp:inline>
        </w:drawing>
      </w:r>
    </w:p>
    <w:p w:rsidR="006D04DD" w:rsidRPr="00156408" w:rsidRDefault="006D04DD" w:rsidP="006D04DD">
      <w:pPr>
        <w:pStyle w:val="ListParagraph"/>
        <w:numPr>
          <w:ilvl w:val="1"/>
          <w:numId w:val="27"/>
        </w:numPr>
        <w:suppressAutoHyphens w:val="0"/>
        <w:spacing w:after="0" w:line="240" w:lineRule="auto"/>
        <w:jc w:val="left"/>
        <w:rPr>
          <w:rFonts w:eastAsia="Times New Roman" w:cs="Times New Roman"/>
          <w:szCs w:val="24"/>
          <w:lang w:bidi="ar-SA"/>
        </w:rPr>
      </w:pPr>
      <w:r w:rsidRPr="00156408">
        <w:lastRenderedPageBreak/>
        <w:t xml:space="preserve"> </w:t>
      </w:r>
      <w:r w:rsidRPr="00156408">
        <w:rPr>
          <w:rFonts w:eastAsia="Times New Roman" w:cs="Times New Roman"/>
          <w:szCs w:val="24"/>
          <w:lang w:bidi="ar-SA"/>
        </w:rPr>
        <w:t>Press the “</w:t>
      </w:r>
      <w:r w:rsidRPr="00156408">
        <w:rPr>
          <w:rFonts w:eastAsia="Times New Roman" w:cs="Times New Roman"/>
          <w:b/>
          <w:bCs/>
          <w:szCs w:val="24"/>
          <w:lang w:bidi="ar-SA"/>
        </w:rPr>
        <w:t>Upload</w:t>
      </w:r>
      <w:r w:rsidRPr="00156408">
        <w:rPr>
          <w:rFonts w:eastAsia="Times New Roman" w:cs="Times New Roman"/>
          <w:szCs w:val="24"/>
          <w:lang w:bidi="ar-SA"/>
        </w:rPr>
        <w:t xml:space="preserve">” button in the </w:t>
      </w:r>
      <w:proofErr w:type="spellStart"/>
      <w:r w:rsidRPr="00156408">
        <w:rPr>
          <w:rFonts w:eastAsia="Times New Roman" w:cs="Times New Roman"/>
          <w:szCs w:val="24"/>
          <w:lang w:bidi="ar-SA"/>
        </w:rPr>
        <w:t>Arduino</w:t>
      </w:r>
      <w:proofErr w:type="spellEnd"/>
      <w:r w:rsidRPr="00156408">
        <w:rPr>
          <w:rFonts w:eastAsia="Times New Roman" w:cs="Times New Roman"/>
          <w:szCs w:val="24"/>
          <w:lang w:bidi="ar-SA"/>
        </w:rPr>
        <w:t xml:space="preserve"> IDE to upload the sketch:</w:t>
      </w:r>
    </w:p>
    <w:p w:rsidR="006D04DD" w:rsidRPr="00156408" w:rsidRDefault="006D04DD" w:rsidP="006D04DD">
      <w:pPr>
        <w:pStyle w:val="ListParagraph"/>
        <w:ind w:left="1260"/>
        <w:rPr>
          <w:rFonts w:eastAsia="Times New Roman" w:cs="Times New Roman"/>
          <w:szCs w:val="24"/>
          <w:lang w:bidi="ar-SA"/>
        </w:rPr>
      </w:pP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noProof/>
          <w:szCs w:val="24"/>
          <w:lang w:eastAsia="en-US" w:bidi="ar-SA"/>
        </w:rPr>
        <w:drawing>
          <wp:inline distT="0" distB="0" distL="0" distR="0">
            <wp:extent cx="322580" cy="279400"/>
            <wp:effectExtent l="19050" t="0" r="1270" b="0"/>
            <wp:docPr id="44" name="Picture 29" descr="Arduino IDE uploading new sketch to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rduino IDE uploading new sketch to ESP32"/>
                    <pic:cNvPicPr>
                      <a:picLocks noChangeAspect="1" noChangeArrowheads="1"/>
                    </pic:cNvPicPr>
                  </pic:nvPicPr>
                  <pic:blipFill>
                    <a:blip r:embed="rId143" cstate="print"/>
                    <a:srcRect/>
                    <a:stretch>
                      <a:fillRect/>
                    </a:stretch>
                  </pic:blipFill>
                  <pic:spPr bwMode="auto">
                    <a:xfrm>
                      <a:off x="0" y="0"/>
                      <a:ext cx="322580" cy="279400"/>
                    </a:xfrm>
                    <a:prstGeom prst="rect">
                      <a:avLst/>
                    </a:prstGeom>
                    <a:noFill/>
                    <a:ln w="9525">
                      <a:noFill/>
                      <a:miter lim="800000"/>
                      <a:headEnd/>
                      <a:tailEnd/>
                    </a:ln>
                  </pic:spPr>
                </pic:pic>
              </a:graphicData>
            </a:graphic>
          </wp:inline>
        </w:drawing>
      </w:r>
    </w:p>
    <w:p w:rsidR="006D04DD" w:rsidRPr="00156408" w:rsidRDefault="006D04DD" w:rsidP="006D04DD">
      <w:pPr>
        <w:pStyle w:val="ListParagraph"/>
        <w:numPr>
          <w:ilvl w:val="1"/>
          <w:numId w:val="27"/>
        </w:numPr>
        <w:suppressAutoHyphens w:val="0"/>
        <w:spacing w:after="0" w:line="240" w:lineRule="auto"/>
        <w:jc w:val="left"/>
        <w:rPr>
          <w:rFonts w:eastAsia="Times New Roman" w:cs="Times New Roman"/>
          <w:szCs w:val="24"/>
          <w:lang w:bidi="ar-SA"/>
        </w:rPr>
      </w:pPr>
      <w:r w:rsidRPr="00156408">
        <w:rPr>
          <w:rFonts w:eastAsia="Times New Roman" w:cs="Times New Roman"/>
          <w:szCs w:val="24"/>
          <w:lang w:bidi="ar-SA"/>
        </w:rPr>
        <w:t>After we see the  “</w:t>
      </w:r>
      <w:r w:rsidRPr="00156408">
        <w:rPr>
          <w:rFonts w:eastAsia="Times New Roman" w:cs="Times New Roman"/>
          <w:b/>
          <w:bCs/>
          <w:szCs w:val="24"/>
          <w:lang w:bidi="ar-SA"/>
        </w:rPr>
        <w:t>Connecting….</w:t>
      </w:r>
      <w:r w:rsidRPr="00156408">
        <w:rPr>
          <w:rFonts w:eastAsia="Times New Roman" w:cs="Times New Roman"/>
          <w:szCs w:val="24"/>
          <w:lang w:bidi="ar-SA"/>
        </w:rPr>
        <w:t xml:space="preserve">” message in your </w:t>
      </w:r>
      <w:proofErr w:type="spellStart"/>
      <w:r w:rsidRPr="00156408">
        <w:rPr>
          <w:rFonts w:eastAsia="Times New Roman" w:cs="Times New Roman"/>
          <w:szCs w:val="24"/>
          <w:lang w:bidi="ar-SA"/>
        </w:rPr>
        <w:t>Arduino</w:t>
      </w:r>
      <w:proofErr w:type="spellEnd"/>
      <w:r w:rsidRPr="00156408">
        <w:rPr>
          <w:rFonts w:eastAsia="Times New Roman" w:cs="Times New Roman"/>
          <w:szCs w:val="24"/>
          <w:lang w:bidi="ar-SA"/>
        </w:rPr>
        <w:t xml:space="preserve"> IDE, release the finger from the “</w:t>
      </w:r>
      <w:r w:rsidRPr="00156408">
        <w:rPr>
          <w:rFonts w:eastAsia="Times New Roman" w:cs="Times New Roman"/>
          <w:b/>
          <w:bCs/>
          <w:szCs w:val="24"/>
          <w:lang w:bidi="ar-SA"/>
        </w:rPr>
        <w:t>BOOT</w:t>
      </w:r>
      <w:r w:rsidRPr="00156408">
        <w:rPr>
          <w:rFonts w:eastAsia="Times New Roman" w:cs="Times New Roman"/>
          <w:szCs w:val="24"/>
          <w:lang w:bidi="ar-SA"/>
        </w:rPr>
        <w:t>” button:</w:t>
      </w:r>
    </w:p>
    <w:p w:rsidR="006D04DD" w:rsidRPr="00156408" w:rsidRDefault="006D04DD" w:rsidP="006D04DD">
      <w:pPr>
        <w:shd w:val="clear" w:color="auto" w:fill="FFFFFF"/>
        <w:rPr>
          <w:rFonts w:ascii="Helvetica" w:eastAsia="Times New Roman" w:hAnsi="Helvetica"/>
          <w:sz w:val="31"/>
          <w:szCs w:val="31"/>
        </w:rPr>
      </w:pPr>
      <w:r w:rsidRPr="00156408">
        <w:rPr>
          <w:rFonts w:ascii="Helvetica" w:eastAsia="Times New Roman" w:hAnsi="Helvetica"/>
          <w:noProof/>
          <w:sz w:val="31"/>
          <w:szCs w:val="31"/>
        </w:rPr>
        <w:drawing>
          <wp:inline distT="0" distB="0" distL="0" distR="0">
            <wp:extent cx="5836158" cy="2495169"/>
            <wp:effectExtent l="19050" t="0" r="0" b="0"/>
            <wp:docPr id="45" name="Picture 30" descr="Arduino IDE done uploading ESP32 WiFiScan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duino IDE done uploading ESP32 WiFiScan sketch"/>
                    <pic:cNvPicPr>
                      <a:picLocks noChangeAspect="1" noChangeArrowheads="1"/>
                    </pic:cNvPicPr>
                  </pic:nvPicPr>
                  <pic:blipFill>
                    <a:blip r:embed="rId148" cstate="print"/>
                    <a:srcRect/>
                    <a:stretch>
                      <a:fillRect/>
                    </a:stretch>
                  </pic:blipFill>
                  <pic:spPr bwMode="auto">
                    <a:xfrm>
                      <a:off x="0" y="0"/>
                      <a:ext cx="5836158" cy="2495169"/>
                    </a:xfrm>
                    <a:prstGeom prst="rect">
                      <a:avLst/>
                    </a:prstGeom>
                    <a:noFill/>
                    <a:ln w="9525">
                      <a:noFill/>
                      <a:miter lim="800000"/>
                      <a:headEnd/>
                      <a:tailEnd/>
                    </a:ln>
                  </pic:spPr>
                </pic:pic>
              </a:graphicData>
            </a:graphic>
          </wp:inline>
        </w:drawing>
      </w:r>
    </w:p>
    <w:p w:rsidR="006D04DD" w:rsidRPr="00156408" w:rsidRDefault="006D04DD" w:rsidP="006D04DD">
      <w:pPr>
        <w:pStyle w:val="ListParagraph"/>
        <w:numPr>
          <w:ilvl w:val="1"/>
          <w:numId w:val="27"/>
        </w:numPr>
        <w:suppressAutoHyphens w:val="0"/>
        <w:spacing w:after="0" w:line="240" w:lineRule="auto"/>
        <w:jc w:val="left"/>
        <w:rPr>
          <w:rFonts w:eastAsia="Times New Roman" w:cs="Times New Roman"/>
          <w:szCs w:val="24"/>
          <w:lang w:bidi="ar-SA"/>
        </w:rPr>
      </w:pPr>
      <w:r w:rsidRPr="00156408">
        <w:rPr>
          <w:rFonts w:eastAsia="Times New Roman" w:cs="Times New Roman"/>
          <w:szCs w:val="24"/>
          <w:lang w:bidi="ar-SA"/>
        </w:rPr>
        <w:t>After that, you should see the “</w:t>
      </w:r>
      <w:r w:rsidRPr="00156408">
        <w:rPr>
          <w:rFonts w:eastAsia="Times New Roman" w:cs="Times New Roman"/>
          <w:b/>
          <w:bCs/>
          <w:szCs w:val="24"/>
          <w:lang w:bidi="ar-SA"/>
        </w:rPr>
        <w:t>Done uploading</w:t>
      </w:r>
      <w:r w:rsidRPr="00156408">
        <w:rPr>
          <w:rFonts w:eastAsia="Times New Roman" w:cs="Times New Roman"/>
          <w:szCs w:val="24"/>
          <w:lang w:bidi="ar-SA"/>
        </w:rPr>
        <w:t>” message</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That’s it. The ESP32 should have the new sketch running. Press the “</w:t>
      </w:r>
      <w:r w:rsidRPr="00156408">
        <w:rPr>
          <w:rFonts w:eastAsia="Times New Roman" w:cs="Times New Roman"/>
          <w:b/>
          <w:bCs/>
          <w:szCs w:val="24"/>
          <w:lang w:bidi="ar-SA"/>
        </w:rPr>
        <w:t>ENABLE</w:t>
      </w:r>
      <w:r w:rsidRPr="00156408">
        <w:rPr>
          <w:rFonts w:eastAsia="Times New Roman" w:cs="Times New Roman"/>
          <w:szCs w:val="24"/>
          <w:lang w:bidi="ar-SA"/>
        </w:rPr>
        <w:t>” button to restart the ESP32 and run the new uploaded sketch.</w:t>
      </w:r>
    </w:p>
    <w:p w:rsidR="006D04DD" w:rsidRPr="00156408" w:rsidRDefault="006D04DD" w:rsidP="006D04DD"/>
    <w:p w:rsidR="006D04DD" w:rsidRPr="00156408" w:rsidRDefault="006D04DD" w:rsidP="006D04DD"/>
    <w:p w:rsidR="006D04DD" w:rsidRPr="00156408" w:rsidRDefault="006D04DD" w:rsidP="006D04DD">
      <w:pPr>
        <w:pStyle w:val="ListParagraph"/>
        <w:rPr>
          <w:rFonts w:cs="Times New Roman"/>
          <w:sz w:val="26"/>
          <w:szCs w:val="26"/>
        </w:rPr>
      </w:pPr>
      <w:r>
        <w:rPr>
          <w:rFonts w:cs="Times New Roman"/>
          <w:sz w:val="26"/>
          <w:szCs w:val="26"/>
        </w:rPr>
        <w:t>4.9</w:t>
      </w:r>
      <w:r w:rsidRPr="00156408">
        <w:rPr>
          <w:rFonts w:cs="Times New Roman"/>
          <w:sz w:val="26"/>
          <w:szCs w:val="26"/>
        </w:rPr>
        <w:t xml:space="preserve"> PROGRAMMING IN EMBEDDED C:</w:t>
      </w:r>
    </w:p>
    <w:p w:rsidR="006D04DD" w:rsidRPr="00156408" w:rsidRDefault="006D04DD" w:rsidP="006D04DD">
      <w:pPr>
        <w:pStyle w:val="ListParagraph"/>
        <w:rPr>
          <w:rFonts w:cs="Times New Roman"/>
          <w:sz w:val="26"/>
          <w:szCs w:val="26"/>
        </w:rPr>
      </w:pPr>
    </w:p>
    <w:p w:rsidR="006D04DD" w:rsidRPr="00156408" w:rsidRDefault="006D04DD" w:rsidP="006D04DD">
      <w:pPr>
        <w:pStyle w:val="ListParagraph"/>
        <w:rPr>
          <w:rFonts w:eastAsia="Times New Roman" w:cs="Times New Roman"/>
          <w:szCs w:val="24"/>
          <w:lang w:bidi="ar-SA"/>
        </w:rPr>
      </w:pPr>
      <w:r w:rsidRPr="00156408">
        <w:rPr>
          <w:rFonts w:cs="Times New Roman"/>
          <w:szCs w:val="24"/>
          <w:shd w:val="clear" w:color="auto" w:fill="FFFFFF"/>
        </w:rPr>
        <w:t>Earlier, many embedded applications were developed using assembly level programming. However, they did not provide portability. This disadvantage was overcome by the advent of various high-level languages like C, Pascal, and COBOL. However, it was the C language that got extensive acceptance for embedded systems, and it continues to do so. The C code written is more reliable, scalable, and portable; and in fact, much easier to understand. Embedded C Programming is the soul of the processor functioning inside each and every embedded system we come across in our daily life, such as mobile phones, washing machines, and digital cameras. Each processor is associated with embedded software. The first and foremost thing is the embedded software that decides to function of the embedded system. Embedded C language is most frequently used to </w:t>
      </w:r>
      <w:r w:rsidRPr="00156408">
        <w:rPr>
          <w:rFonts w:cs="Times New Roman"/>
          <w:szCs w:val="24"/>
        </w:rPr>
        <w:t>program the microcontroller</w:t>
      </w:r>
      <w:r w:rsidRPr="00156408">
        <w:rPr>
          <w:rFonts w:ascii="Arial" w:hAnsi="Arial" w:cs="Arial"/>
          <w:sz w:val="31"/>
          <w:szCs w:val="31"/>
          <w:shd w:val="clear" w:color="auto" w:fill="FFFFFF"/>
        </w:rPr>
        <w:t>.</w:t>
      </w:r>
      <w:r w:rsidRPr="00156408">
        <w:rPr>
          <w:rFonts w:eastAsia="Times New Roman" w:cs="Times New Roman"/>
          <w:szCs w:val="24"/>
          <w:lang w:bidi="ar-SA"/>
        </w:rPr>
        <w:t xml:space="preserve"> </w:t>
      </w:r>
    </w:p>
    <w:p w:rsidR="006D04DD" w:rsidRPr="00156408" w:rsidRDefault="006D04DD" w:rsidP="006D04DD">
      <w:pPr>
        <w:pStyle w:val="ListParagraph"/>
        <w:rPr>
          <w:rFonts w:eastAsia="Times New Roman" w:cs="Times New Roman"/>
          <w:szCs w:val="24"/>
          <w:lang w:bidi="ar-SA"/>
        </w:rPr>
      </w:pPr>
    </w:p>
    <w:p w:rsidR="006D04DD" w:rsidRPr="00156408" w:rsidRDefault="006D04DD" w:rsidP="006D04DD">
      <w:pPr>
        <w:pStyle w:val="ListParagraph"/>
        <w:rPr>
          <w:rFonts w:cs="Times New Roman"/>
          <w:sz w:val="26"/>
          <w:szCs w:val="26"/>
        </w:rPr>
      </w:pPr>
      <w:r>
        <w:rPr>
          <w:rFonts w:cs="Times New Roman"/>
          <w:sz w:val="26"/>
          <w:szCs w:val="26"/>
        </w:rPr>
        <w:t>4.9</w:t>
      </w:r>
      <w:r w:rsidRPr="00156408">
        <w:rPr>
          <w:rFonts w:cs="Times New Roman"/>
          <w:sz w:val="26"/>
          <w:szCs w:val="26"/>
        </w:rPr>
        <w:t>.1 What is C language?</w:t>
      </w:r>
    </w:p>
    <w:p w:rsidR="006D04DD" w:rsidRPr="00156408" w:rsidRDefault="006D04DD" w:rsidP="006D04DD">
      <w:pPr>
        <w:pStyle w:val="ListParagraph"/>
        <w:rPr>
          <w:rFonts w:cs="Times New Roman"/>
          <w:sz w:val="26"/>
          <w:szCs w:val="26"/>
        </w:rPr>
      </w:pPr>
    </w:p>
    <w:p w:rsidR="006D04DD" w:rsidRPr="00156408" w:rsidRDefault="006D04DD" w:rsidP="006D04DD">
      <w:pPr>
        <w:pStyle w:val="ListParagraph"/>
        <w:rPr>
          <w:rFonts w:cs="Times New Roman"/>
          <w:szCs w:val="24"/>
        </w:rPr>
      </w:pPr>
      <w:r w:rsidRPr="00156408">
        <w:rPr>
          <w:rFonts w:cs="Times New Roman"/>
          <w:szCs w:val="24"/>
        </w:rPr>
        <w:t>C language was developed by Dennis Ritchie in 1969. It is a collection of one or more functions, and every function is a collection of statements performing a specific task.</w:t>
      </w:r>
      <w:r w:rsidRPr="00156408">
        <w:rPr>
          <w:rFonts w:cs="Times New Roman"/>
          <w:szCs w:val="24"/>
        </w:rPr>
        <w:br/>
        <w:t>C language is a middle-level language as it supports high-level applications and low-level applications. Before going into the details of embedded C programming, we should know about RAM memory organization.</w:t>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Cs w:val="24"/>
        </w:rPr>
      </w:pPr>
      <w:r w:rsidRPr="00156408">
        <w:rPr>
          <w:rFonts w:cs="Times New Roman"/>
          <w:szCs w:val="24"/>
        </w:rPr>
        <w:lastRenderedPageBreak/>
        <w:t>The main features of the C language include the following.</w:t>
      </w:r>
    </w:p>
    <w:p w:rsidR="006D04DD" w:rsidRPr="00156408" w:rsidRDefault="006D04DD" w:rsidP="006D04DD">
      <w:pPr>
        <w:pStyle w:val="ListParagraph"/>
        <w:rPr>
          <w:rFonts w:cs="Times New Roman"/>
          <w:szCs w:val="24"/>
        </w:rPr>
      </w:pPr>
    </w:p>
    <w:p w:rsidR="006D04DD" w:rsidRPr="00156408" w:rsidRDefault="006D04DD" w:rsidP="006D04DD">
      <w:pPr>
        <w:pStyle w:val="ListParagraph"/>
        <w:numPr>
          <w:ilvl w:val="0"/>
          <w:numId w:val="40"/>
        </w:numPr>
        <w:suppressAutoHyphens w:val="0"/>
        <w:spacing w:after="0" w:line="240" w:lineRule="auto"/>
        <w:rPr>
          <w:rFonts w:cs="Times New Roman"/>
          <w:szCs w:val="24"/>
        </w:rPr>
      </w:pPr>
      <w:r w:rsidRPr="00156408">
        <w:rPr>
          <w:rFonts w:cs="Times New Roman"/>
          <w:szCs w:val="24"/>
        </w:rPr>
        <w:t>C language is software designed with different keywords, data types, variables, constants, etc.</w:t>
      </w:r>
    </w:p>
    <w:p w:rsidR="006D04DD" w:rsidRPr="00156408" w:rsidRDefault="006D04DD" w:rsidP="006D04DD">
      <w:pPr>
        <w:pStyle w:val="ListParagraph"/>
        <w:numPr>
          <w:ilvl w:val="0"/>
          <w:numId w:val="40"/>
        </w:numPr>
        <w:suppressAutoHyphens w:val="0"/>
        <w:spacing w:after="0" w:line="240" w:lineRule="auto"/>
        <w:rPr>
          <w:rFonts w:cs="Times New Roman"/>
          <w:szCs w:val="24"/>
        </w:rPr>
      </w:pPr>
      <w:r w:rsidRPr="00156408">
        <w:rPr>
          <w:rFonts w:cs="Times New Roman"/>
          <w:szCs w:val="24"/>
        </w:rPr>
        <w:t>Embedded C is a generic term given to a programming language written in C, which is associated with particular hardware architecture.</w:t>
      </w:r>
    </w:p>
    <w:p w:rsidR="006D04DD" w:rsidRPr="00156408" w:rsidRDefault="006D04DD" w:rsidP="006D04DD">
      <w:pPr>
        <w:pStyle w:val="ListParagraph"/>
        <w:numPr>
          <w:ilvl w:val="0"/>
          <w:numId w:val="40"/>
        </w:numPr>
        <w:suppressAutoHyphens w:val="0"/>
        <w:spacing w:after="0" w:line="240" w:lineRule="auto"/>
        <w:rPr>
          <w:rFonts w:cs="Times New Roman"/>
          <w:szCs w:val="24"/>
        </w:rPr>
      </w:pPr>
      <w:r w:rsidRPr="00156408">
        <w:rPr>
          <w:rFonts w:cs="Times New Roman"/>
          <w:szCs w:val="24"/>
        </w:rPr>
        <w:t>Embedded C is an extension to the C language with header files.</w:t>
      </w:r>
    </w:p>
    <w:p w:rsidR="006D04DD" w:rsidRPr="00156408" w:rsidRDefault="006D04DD" w:rsidP="006D04DD">
      <w:pPr>
        <w:pStyle w:val="ListParagraph"/>
        <w:numPr>
          <w:ilvl w:val="0"/>
          <w:numId w:val="40"/>
        </w:numPr>
        <w:suppressAutoHyphens w:val="0"/>
        <w:spacing w:after="0" w:line="240" w:lineRule="auto"/>
        <w:rPr>
          <w:rFonts w:cs="Times New Roman"/>
          <w:szCs w:val="24"/>
        </w:rPr>
      </w:pPr>
      <w:r w:rsidRPr="00156408">
        <w:rPr>
          <w:rFonts w:cs="Times New Roman"/>
          <w:szCs w:val="24"/>
        </w:rPr>
        <w:t>These header files may change from controller to controller.</w:t>
      </w:r>
    </w:p>
    <w:p w:rsidR="006D04DD" w:rsidRPr="00156408" w:rsidRDefault="006D04DD" w:rsidP="006D04DD">
      <w:pPr>
        <w:pStyle w:val="ListParagraph"/>
        <w:numPr>
          <w:ilvl w:val="0"/>
          <w:numId w:val="40"/>
        </w:numPr>
        <w:suppressAutoHyphens w:val="0"/>
        <w:spacing w:after="0" w:line="240" w:lineRule="auto"/>
        <w:rPr>
          <w:rFonts w:cs="Times New Roman"/>
          <w:szCs w:val="24"/>
        </w:rPr>
      </w:pPr>
      <w:r w:rsidRPr="00156408">
        <w:rPr>
          <w:rFonts w:cs="Times New Roman"/>
          <w:szCs w:val="24"/>
        </w:rPr>
        <w:t>The microcontroller 8051 #include&lt;reg51.h&gt; is used.</w:t>
      </w:r>
    </w:p>
    <w:p w:rsidR="006D04DD" w:rsidRPr="00156408" w:rsidRDefault="006D04DD" w:rsidP="006D04DD">
      <w:pPr>
        <w:pStyle w:val="ListParagraph"/>
        <w:ind w:left="1080"/>
        <w:rPr>
          <w:rFonts w:cs="Times New Roman"/>
          <w:szCs w:val="24"/>
        </w:rPr>
      </w:pPr>
    </w:p>
    <w:p w:rsidR="006D04DD" w:rsidRPr="00156408" w:rsidRDefault="006D04DD" w:rsidP="006D04DD">
      <w:pPr>
        <w:jc w:val="both"/>
        <w:rPr>
          <w:rFonts w:ascii="Times New Roman" w:hAnsi="Times New Roman"/>
          <w:sz w:val="24"/>
          <w:szCs w:val="24"/>
        </w:rPr>
      </w:pPr>
      <w:r>
        <w:rPr>
          <w:rFonts w:ascii="Times New Roman" w:hAnsi="Times New Roman"/>
          <w:sz w:val="24"/>
          <w:szCs w:val="24"/>
        </w:rPr>
        <w:t xml:space="preserve">             4.9</w:t>
      </w:r>
      <w:r w:rsidRPr="00156408">
        <w:rPr>
          <w:rFonts w:ascii="Times New Roman" w:hAnsi="Times New Roman"/>
          <w:sz w:val="24"/>
          <w:szCs w:val="24"/>
        </w:rPr>
        <w:t>.2 What is an Embedded C Programming?</w:t>
      </w:r>
    </w:p>
    <w:p w:rsidR="006D04DD" w:rsidRPr="00156408" w:rsidRDefault="006D04DD" w:rsidP="006D04DD">
      <w:pPr>
        <w:jc w:val="both"/>
        <w:rPr>
          <w:rFonts w:ascii="Times New Roman" w:hAnsi="Times New Roman"/>
          <w:sz w:val="24"/>
          <w:szCs w:val="24"/>
        </w:rPr>
      </w:pPr>
      <w:r w:rsidRPr="00156408">
        <w:rPr>
          <w:rFonts w:ascii="Times New Roman" w:hAnsi="Times New Roman"/>
          <w:sz w:val="24"/>
          <w:szCs w:val="24"/>
        </w:rPr>
        <w:t xml:space="preserve">         </w:t>
      </w:r>
    </w:p>
    <w:p w:rsidR="006D04DD" w:rsidRPr="00156408" w:rsidRDefault="006D04DD" w:rsidP="006D04DD">
      <w:pPr>
        <w:jc w:val="both"/>
        <w:rPr>
          <w:rFonts w:ascii="Times New Roman" w:hAnsi="Times New Roman"/>
          <w:sz w:val="24"/>
          <w:szCs w:val="24"/>
        </w:rPr>
      </w:pPr>
      <w:r w:rsidRPr="00156408">
        <w:rPr>
          <w:rFonts w:ascii="Times New Roman" w:hAnsi="Times New Roman"/>
          <w:sz w:val="24"/>
          <w:szCs w:val="24"/>
        </w:rPr>
        <w:t xml:space="preserve">     </w:t>
      </w:r>
    </w:p>
    <w:p w:rsidR="006D04DD" w:rsidRPr="00156408" w:rsidRDefault="006D04DD" w:rsidP="006D04DD">
      <w:pPr>
        <w:pStyle w:val="ListParagraph"/>
        <w:rPr>
          <w:rFonts w:cs="Times New Roman"/>
          <w:szCs w:val="24"/>
          <w:shd w:val="clear" w:color="auto" w:fill="FFFFFF"/>
        </w:rPr>
      </w:pPr>
      <w:r w:rsidRPr="00156408">
        <w:rPr>
          <w:rFonts w:cs="Times New Roman"/>
          <w:szCs w:val="24"/>
        </w:rPr>
        <w:t xml:space="preserve">             </w:t>
      </w:r>
      <w:r w:rsidRPr="00156408">
        <w:rPr>
          <w:rFonts w:cs="Times New Roman"/>
          <w:szCs w:val="24"/>
          <w:shd w:val="clear" w:color="auto" w:fill="FFFFFF"/>
        </w:rPr>
        <w:t>In every embedded system based projects, Embedded C programming plays a key role to make the microcontroller run &amp; perform the preferred actions. At present, we normally utilize several electronic devices like mobile phones, washing machines, security systems, refrigerators, digital cameras, etc. The controlling of these embedded devices can be done with the help of an embedded C program. For example in a digital camera, if we press a camera button to capture a photo then the microcontroller will execute the required function to click the image as well as to store it.</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Embedded C programming builds with a set of functions where every function is a set of statements that are utilized to execute some particular tasks. Both the embedded C and C languages are the same and implemented through some fundamental elements like a variable, character set, keywords, data types, declaration of variables, expressions, statements. All these elements play a key role while writing an embedded C program.</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The embedded system designers must know about the hardware architecture to write programs. These programs play a prominent role in monitoring and controlling external devices. They also directly operate and use the internal architecture of the microcontroller, such as interrupt handling, timers, serial communication, and other available features.</w:t>
      </w:r>
    </w:p>
    <w:p w:rsidR="006D04DD" w:rsidRPr="00156408" w:rsidRDefault="006D04DD" w:rsidP="006D04DD">
      <w:pPr>
        <w:pStyle w:val="ListParagraph"/>
        <w:rPr>
          <w:rFonts w:eastAsia="Times New Roman" w:cs="Times New Roman"/>
          <w:sz w:val="26"/>
          <w:szCs w:val="26"/>
          <w:lang w:bidi="ar-SA"/>
        </w:rPr>
      </w:pPr>
      <w:r>
        <w:rPr>
          <w:rFonts w:eastAsia="Times New Roman" w:cs="Times New Roman"/>
          <w:sz w:val="26"/>
          <w:szCs w:val="26"/>
          <w:lang w:bidi="ar-SA"/>
        </w:rPr>
        <w:t>4.9</w:t>
      </w:r>
      <w:r w:rsidRPr="00156408">
        <w:rPr>
          <w:rFonts w:eastAsia="Times New Roman" w:cs="Times New Roman"/>
          <w:sz w:val="26"/>
          <w:szCs w:val="26"/>
          <w:lang w:bidi="ar-SA"/>
        </w:rPr>
        <w:t>.3 Embedded System Programming:</w:t>
      </w:r>
    </w:p>
    <w:p w:rsidR="006D04DD" w:rsidRPr="00156408" w:rsidRDefault="006D04DD" w:rsidP="006D04DD">
      <w:pPr>
        <w:pStyle w:val="ListParagraph"/>
        <w:rPr>
          <w:rFonts w:eastAsia="Times New Roman" w:cs="Times New Roman"/>
          <w:sz w:val="26"/>
          <w:szCs w:val="26"/>
          <w:lang w:bidi="ar-SA"/>
        </w:rPr>
      </w:pP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As we discussed earlier, the designing of an embedded system can be done using Hardware &amp; Software. For instance, in a simple embedded system, the processor is the main module that works like the heart of the system. Here a processor is nothing but a microprocessor, DSP, microcontroller, CPLD &amp; FPGA. All these processors are programmable so that it defines the working of the device.</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An Embedded system program allows the hardware to check the inputs &amp; control outputs accordingly. In this procedure, the embedded program may have to control the internal architecture of the processor directly like Timers, Interrupt Handling, I/O Ports, serial communications interface, etc.</w:t>
      </w:r>
    </w:p>
    <w:p w:rsidR="006D04DD" w:rsidRPr="00156408" w:rsidRDefault="006D04DD" w:rsidP="006D04DD">
      <w:pPr>
        <w:pStyle w:val="ListParagraph"/>
        <w:rPr>
          <w:rFonts w:eastAsia="Times New Roman"/>
          <w:lang w:bidi="ar-SA"/>
        </w:rPr>
      </w:pPr>
      <w:r w:rsidRPr="00156408">
        <w:rPr>
          <w:rFonts w:eastAsia="Times New Roman" w:cs="Times New Roman"/>
          <w:szCs w:val="24"/>
          <w:lang w:bidi="ar-SA"/>
        </w:rPr>
        <w:t>So embedded system programming is very important to the processor. There are different programming languages are available for embedded systems such as C, C++, assembly language, JAVA, JAVA script, visual basic, etc. So this programming language plays a key role while making an embedded system but choosing the language is very essential.</w:t>
      </w:r>
    </w:p>
    <w:p w:rsidR="006D04DD" w:rsidRPr="00156408" w:rsidRDefault="006D04DD" w:rsidP="006D04DD">
      <w:pPr>
        <w:pStyle w:val="ListParagraph"/>
        <w:rPr>
          <w:rFonts w:eastAsia="Times New Roman"/>
          <w:lang w:bidi="ar-SA"/>
        </w:rPr>
      </w:pPr>
    </w:p>
    <w:p w:rsidR="006D04DD" w:rsidRPr="00156408" w:rsidRDefault="006D04DD" w:rsidP="006D04DD">
      <w:pPr>
        <w:pStyle w:val="ListParagraph"/>
        <w:rPr>
          <w:rFonts w:cs="Times New Roman"/>
          <w:szCs w:val="24"/>
        </w:rPr>
      </w:pPr>
      <w:r>
        <w:rPr>
          <w:rFonts w:cs="Times New Roman"/>
          <w:szCs w:val="24"/>
        </w:rPr>
        <w:t>4.9</w:t>
      </w:r>
      <w:r w:rsidRPr="00156408">
        <w:rPr>
          <w:rFonts w:cs="Times New Roman"/>
          <w:szCs w:val="24"/>
        </w:rPr>
        <w:t>.4 Steps to build an Embedded C programming:</w:t>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There are different steps involved in designing an embedded c program like the following.</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lastRenderedPageBreak/>
        <w:t>1. Comments</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2. Directives of Processor</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3. Configuration of Port</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4. Global variables</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5. Core Function/Main Function</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6. Declaration of Variable</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7. The logic of the Program</w:t>
      </w:r>
    </w:p>
    <w:p w:rsidR="006D04DD" w:rsidRPr="00156408" w:rsidRDefault="006D04DD" w:rsidP="006D04DD">
      <w:pPr>
        <w:pStyle w:val="ListParagraph"/>
        <w:rPr>
          <w:rFonts w:eastAsia="Times New Roman" w:cs="Times New Roman"/>
          <w:szCs w:val="24"/>
          <w:lang w:bidi="ar-SA"/>
        </w:rPr>
      </w:pPr>
    </w:p>
    <w:p w:rsidR="006D04DD" w:rsidRPr="00156408" w:rsidRDefault="006D04DD" w:rsidP="006D04DD">
      <w:pPr>
        <w:pStyle w:val="ListParagraph"/>
        <w:rPr>
          <w:rFonts w:eastAsia="Times New Roman" w:cs="Times New Roman"/>
          <w:szCs w:val="24"/>
          <w:lang w:bidi="ar-SA"/>
        </w:rPr>
      </w:pPr>
      <w:r>
        <w:rPr>
          <w:rFonts w:eastAsia="Times New Roman" w:cs="Times New Roman"/>
          <w:szCs w:val="24"/>
          <w:lang w:bidi="ar-SA"/>
        </w:rPr>
        <w:t>4.9</w:t>
      </w:r>
      <w:r w:rsidRPr="00156408">
        <w:rPr>
          <w:rFonts w:eastAsia="Times New Roman" w:cs="Times New Roman"/>
          <w:szCs w:val="24"/>
          <w:lang w:bidi="ar-SA"/>
        </w:rPr>
        <w:t>.4.1 Comments:</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 xml:space="preserve">In programming languages, comments are very essential to describe the program’s function. The code of the comments is non-executable but used to provide program documentation. To understand the function of the program, this will make a simple method to understand the function of the program. In embedded C, comments are available in two </w:t>
      </w:r>
      <w:proofErr w:type="gramStart"/>
      <w:r w:rsidRPr="00156408">
        <w:rPr>
          <w:rFonts w:eastAsia="Times New Roman" w:cs="Times New Roman"/>
          <w:szCs w:val="24"/>
          <w:lang w:bidi="ar-SA"/>
        </w:rPr>
        <w:t>types</w:t>
      </w:r>
      <w:proofErr w:type="gramEnd"/>
      <w:r w:rsidRPr="00156408">
        <w:rPr>
          <w:rFonts w:eastAsia="Times New Roman" w:cs="Times New Roman"/>
          <w:szCs w:val="24"/>
          <w:lang w:bidi="ar-SA"/>
        </w:rPr>
        <w:t xml:space="preserve"> namely single line and mainline comment.</w:t>
      </w:r>
    </w:p>
    <w:p w:rsidR="006D04DD" w:rsidRPr="00156408" w:rsidRDefault="006D04DD" w:rsidP="006D04DD">
      <w:pPr>
        <w:pStyle w:val="ListParagraph"/>
        <w:rPr>
          <w:rFonts w:eastAsia="Times New Roman" w:cs="Times New Roman"/>
          <w:szCs w:val="24"/>
          <w:lang w:bidi="ar-SA"/>
        </w:rPr>
      </w:pPr>
      <w:r w:rsidRPr="00156408">
        <w:rPr>
          <w:rFonts w:eastAsia="Times New Roman" w:cs="Times New Roman"/>
          <w:szCs w:val="24"/>
          <w:lang w:bidi="ar-SA"/>
        </w:rPr>
        <w:t>In an embedded C programming language, we can place comments in our code which helps the reader to understand the code easily.</w:t>
      </w:r>
    </w:p>
    <w:p w:rsidR="006D04DD" w:rsidRPr="00156408" w:rsidRDefault="006D04DD" w:rsidP="006D04DD">
      <w:pPr>
        <w:pStyle w:val="ListParagraph"/>
        <w:rPr>
          <w:rFonts w:eastAsia="Times New Roman"/>
          <w:lang w:bidi="ar-SA"/>
        </w:rPr>
      </w:pPr>
      <w:r w:rsidRPr="00156408">
        <w:rPr>
          <w:rFonts w:eastAsia="Times New Roman" w:cs="Times New Roman"/>
          <w:szCs w:val="24"/>
          <w:lang w:bidi="ar-SA"/>
        </w:rPr>
        <w:t>C=</w:t>
      </w:r>
      <w:proofErr w:type="spellStart"/>
      <w:r w:rsidRPr="00156408">
        <w:rPr>
          <w:rFonts w:eastAsia="Times New Roman" w:cs="Times New Roman"/>
          <w:szCs w:val="24"/>
          <w:lang w:bidi="ar-SA"/>
        </w:rPr>
        <w:t>a+b</w:t>
      </w:r>
      <w:proofErr w:type="spellEnd"/>
      <w:r w:rsidRPr="00156408">
        <w:rPr>
          <w:rFonts w:eastAsia="Times New Roman" w:cs="Times New Roman"/>
          <w:szCs w:val="24"/>
          <w:lang w:bidi="ar-SA"/>
        </w:rPr>
        <w:t>; /* add two variables whose value is stored in another variable C*/</w:t>
      </w:r>
    </w:p>
    <w:p w:rsidR="006D04DD" w:rsidRPr="00156408" w:rsidRDefault="006D04DD" w:rsidP="006D04DD">
      <w:pPr>
        <w:pStyle w:val="ListParagraph"/>
        <w:rPr>
          <w:rFonts w:eastAsia="Times New Roman" w:cs="Times New Roman"/>
          <w:szCs w:val="24"/>
          <w:lang w:bidi="ar-SA"/>
        </w:rPr>
      </w:pPr>
    </w:p>
    <w:p w:rsidR="006D04DD" w:rsidRPr="00156408" w:rsidRDefault="006D04DD" w:rsidP="006D04DD">
      <w:pPr>
        <w:pStyle w:val="ListParagraph"/>
        <w:rPr>
          <w:rFonts w:cs="Times New Roman"/>
          <w:szCs w:val="24"/>
        </w:rPr>
      </w:pPr>
      <w:r w:rsidRPr="00156408">
        <w:rPr>
          <w:rFonts w:cs="Times New Roman"/>
          <w:szCs w:val="24"/>
        </w:rPr>
        <w:t>Single Line Comment:</w:t>
      </w:r>
    </w:p>
    <w:p w:rsidR="006D04DD" w:rsidRPr="00156408" w:rsidRDefault="006D04DD" w:rsidP="006D04DD">
      <w:pPr>
        <w:pStyle w:val="ListParagraph"/>
        <w:rPr>
          <w:rFonts w:ascii="Arial" w:hAnsi="Arial" w:cs="Arial"/>
          <w:sz w:val="31"/>
          <w:szCs w:val="31"/>
          <w:shd w:val="clear" w:color="auto" w:fill="FFFFFF"/>
        </w:rPr>
      </w:pPr>
      <w:r w:rsidRPr="00156408">
        <w:rPr>
          <w:rFonts w:cs="Times New Roman"/>
          <w:szCs w:val="24"/>
          <w:shd w:val="clear" w:color="auto" w:fill="FFFFFF"/>
        </w:rPr>
        <w:t>Generally, for the programming languages, single-line comments are very useful to clarify a fraction of the program. These comments begin with a double slash (//) and it can be located anywhere within the programming language. By using this, the whole line can be ignored within a program</w:t>
      </w:r>
      <w:r w:rsidRPr="00156408">
        <w:rPr>
          <w:rFonts w:ascii="Arial" w:hAnsi="Arial" w:cs="Arial"/>
          <w:sz w:val="31"/>
          <w:szCs w:val="31"/>
          <w:shd w:val="clear" w:color="auto" w:fill="FFFFFF"/>
        </w:rPr>
        <w:t>.</w:t>
      </w:r>
    </w:p>
    <w:p w:rsidR="006D04DD" w:rsidRPr="00156408" w:rsidRDefault="006D04DD" w:rsidP="006D04DD">
      <w:pPr>
        <w:jc w:val="both"/>
        <w:rPr>
          <w:rFonts w:ascii="Arial" w:hAnsi="Arial" w:cs="Arial"/>
          <w:sz w:val="31"/>
          <w:szCs w:val="31"/>
          <w:shd w:val="clear" w:color="auto" w:fill="FFFFFF"/>
        </w:rPr>
      </w:pPr>
    </w:p>
    <w:p w:rsidR="006D04DD" w:rsidRPr="00156408" w:rsidRDefault="006D04DD" w:rsidP="006D04DD">
      <w:pPr>
        <w:pStyle w:val="ListParagraph"/>
        <w:rPr>
          <w:rFonts w:cs="Times New Roman"/>
          <w:szCs w:val="24"/>
        </w:rPr>
      </w:pPr>
      <w:r w:rsidRPr="00156408">
        <w:rPr>
          <w:rFonts w:cs="Times New Roman"/>
          <w:szCs w:val="24"/>
          <w:shd w:val="clear" w:color="auto" w:fill="FFFFFF"/>
        </w:rPr>
        <w:t xml:space="preserve"> </w:t>
      </w:r>
      <w:r w:rsidRPr="00156408">
        <w:rPr>
          <w:rFonts w:cs="Times New Roman"/>
          <w:szCs w:val="24"/>
        </w:rPr>
        <w:t>Multi-Line Comment</w:t>
      </w:r>
    </w:p>
    <w:p w:rsidR="006D04DD" w:rsidRPr="00156408" w:rsidRDefault="006D04DD" w:rsidP="006D04DD">
      <w:pPr>
        <w:pStyle w:val="ListParagraph"/>
        <w:rPr>
          <w:rFonts w:cs="Times New Roman"/>
          <w:szCs w:val="24"/>
        </w:rPr>
      </w:pPr>
      <w:r w:rsidRPr="00156408">
        <w:rPr>
          <w:rFonts w:cs="Times New Roman"/>
          <w:szCs w:val="24"/>
        </w:rPr>
        <w:t>Multi-line comments begin with a single slash (/) &amp; an asterisk (/*) in the programming languages which explains a block of code. These types of comments can be arranged anywhere within the programming language and mainly used to ignore a whole block of code within a program.</w:t>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Cs w:val="24"/>
        </w:rPr>
      </w:pPr>
      <w:r w:rsidRPr="00156408">
        <w:rPr>
          <w:rFonts w:cs="Times New Roman"/>
          <w:szCs w:val="24"/>
        </w:rPr>
        <w:t>4.</w:t>
      </w:r>
      <w:r>
        <w:rPr>
          <w:rFonts w:cs="Times New Roman"/>
          <w:szCs w:val="24"/>
        </w:rPr>
        <w:t>9</w:t>
      </w:r>
      <w:r w:rsidRPr="00156408">
        <w:rPr>
          <w:rFonts w:cs="Times New Roman"/>
          <w:szCs w:val="24"/>
        </w:rPr>
        <w:t>.4.2 Directives of Processor:</w:t>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Cs w:val="24"/>
        </w:rPr>
      </w:pPr>
      <w:r w:rsidRPr="00156408">
        <w:rPr>
          <w:rFonts w:cs="Times New Roman"/>
          <w:szCs w:val="24"/>
        </w:rPr>
        <w:t>The lines included within the program code are called preprocessor directives which can be followed through a hash symbol (#). These lines are the pre-processor directives but not programmed statements.</w:t>
      </w:r>
      <w:r w:rsidRPr="00156408">
        <w:rPr>
          <w:rFonts w:cs="Times New Roman"/>
          <w:szCs w:val="24"/>
        </w:rPr>
        <w:br/>
        <w:t>The code can be examined through a preprocessor before real code compilation starts &amp; resolves these directives before generating a code through regular statements. There are several special preprocessor directives are available although two directives are extremely helpful within the programming language</w:t>
      </w:r>
    </w:p>
    <w:p w:rsidR="006D04DD" w:rsidRPr="00156408" w:rsidRDefault="006D04DD" w:rsidP="006D04DD">
      <w:pPr>
        <w:pStyle w:val="ListParagraph"/>
        <w:rPr>
          <w:rFonts w:cs="Times New Roman"/>
          <w:szCs w:val="24"/>
        </w:rPr>
      </w:pPr>
      <w:proofErr w:type="gramStart"/>
      <w:r w:rsidRPr="00156408">
        <w:rPr>
          <w:rFonts w:cs="Times New Roman"/>
          <w:szCs w:val="24"/>
        </w:rPr>
        <w:t>like</w:t>
      </w:r>
      <w:proofErr w:type="gramEnd"/>
      <w:r w:rsidRPr="00156408">
        <w:rPr>
          <w:rFonts w:cs="Times New Roman"/>
          <w:szCs w:val="24"/>
        </w:rPr>
        <w:t xml:space="preserve"> the following.</w:t>
      </w:r>
    </w:p>
    <w:p w:rsidR="006D04DD" w:rsidRPr="00156408" w:rsidRDefault="006D04DD" w:rsidP="006D04DD">
      <w:pPr>
        <w:pStyle w:val="ListParagraph"/>
        <w:rPr>
          <w:rFonts w:cs="Times New Roman"/>
          <w:szCs w:val="24"/>
        </w:rPr>
      </w:pPr>
      <w:r w:rsidRPr="00156408">
        <w:rPr>
          <w:rFonts w:cs="Times New Roman"/>
          <w:szCs w:val="24"/>
        </w:rPr>
        <w:t>#include</w:t>
      </w:r>
      <w:r w:rsidRPr="00156408">
        <w:rPr>
          <w:rFonts w:cs="Times New Roman"/>
          <w:szCs w:val="24"/>
        </w:rPr>
        <w:br/>
        <w:t>#include&lt;reg51.h&gt;</w:t>
      </w:r>
      <w:r w:rsidRPr="00156408">
        <w:rPr>
          <w:rFonts w:cs="Times New Roman"/>
          <w:szCs w:val="24"/>
        </w:rPr>
        <w:br/>
      </w:r>
      <w:proofErr w:type="spellStart"/>
      <w:r w:rsidRPr="00156408">
        <w:rPr>
          <w:rFonts w:cs="Times New Roman"/>
          <w:szCs w:val="24"/>
        </w:rPr>
        <w:t>Sbit</w:t>
      </w:r>
      <w:proofErr w:type="spellEnd"/>
      <w:r w:rsidRPr="00156408">
        <w:rPr>
          <w:rFonts w:cs="Times New Roman"/>
          <w:szCs w:val="24"/>
        </w:rPr>
        <w:t xml:space="preserve"> LED = P2^3;</w:t>
      </w:r>
      <w:r w:rsidRPr="00156408">
        <w:rPr>
          <w:rFonts w:cs="Times New Roman"/>
          <w:szCs w:val="24"/>
        </w:rPr>
        <w:br/>
        <w:t>Main();</w:t>
      </w:r>
      <w:r w:rsidRPr="00156408">
        <w:rPr>
          <w:rFonts w:cs="Times New Roman"/>
          <w:szCs w:val="24"/>
        </w:rPr>
        <w:br/>
        <w:t>{</w:t>
      </w:r>
      <w:r w:rsidRPr="00156408">
        <w:rPr>
          <w:rFonts w:cs="Times New Roman"/>
          <w:szCs w:val="24"/>
        </w:rPr>
        <w:br/>
        <w:t>LED = 0x0ff</w:t>
      </w:r>
      <w:r w:rsidRPr="00156408">
        <w:rPr>
          <w:rFonts w:cs="Times New Roman"/>
          <w:szCs w:val="24"/>
        </w:rPr>
        <w:br/>
      </w:r>
      <w:r w:rsidRPr="00156408">
        <w:rPr>
          <w:rFonts w:cs="Times New Roman"/>
          <w:szCs w:val="24"/>
        </w:rPr>
        <w:lastRenderedPageBreak/>
        <w:t>Delay();</w:t>
      </w:r>
      <w:r w:rsidRPr="00156408">
        <w:rPr>
          <w:rFonts w:cs="Times New Roman"/>
          <w:szCs w:val="24"/>
        </w:rPr>
        <w:br/>
        <w:t>LED=0x00;</w:t>
      </w:r>
      <w:r w:rsidRPr="00156408">
        <w:rPr>
          <w:rFonts w:cs="Times New Roman"/>
          <w:szCs w:val="24"/>
        </w:rPr>
        <w:br/>
        <w:t>}</w:t>
      </w:r>
      <w:r w:rsidRPr="00156408">
        <w:rPr>
          <w:rFonts w:cs="Times New Roman"/>
          <w:szCs w:val="24"/>
        </w:rPr>
        <w:br/>
        <w:t>#define</w:t>
      </w:r>
      <w:r w:rsidRPr="00156408">
        <w:rPr>
          <w:rFonts w:cs="Times New Roman"/>
          <w:szCs w:val="24"/>
        </w:rPr>
        <w:br/>
        <w:t>#include&lt;reg51.h&gt;</w:t>
      </w:r>
      <w:r w:rsidRPr="00156408">
        <w:rPr>
          <w:rFonts w:cs="Times New Roman"/>
          <w:szCs w:val="24"/>
        </w:rPr>
        <w:br/>
        <w:t>#define LED P0</w:t>
      </w:r>
      <w:r w:rsidRPr="00156408">
        <w:rPr>
          <w:rFonts w:cs="Times New Roman"/>
          <w:szCs w:val="24"/>
        </w:rPr>
        <w:br/>
        <w:t>Main();</w:t>
      </w:r>
      <w:r w:rsidRPr="00156408">
        <w:rPr>
          <w:rFonts w:cs="Times New Roman"/>
          <w:szCs w:val="24"/>
        </w:rPr>
        <w:br/>
        <w:t>{</w:t>
      </w:r>
      <w:r w:rsidRPr="00156408">
        <w:rPr>
          <w:rFonts w:cs="Times New Roman"/>
          <w:szCs w:val="24"/>
        </w:rPr>
        <w:br/>
        <w:t>LED = 0x0ff</w:t>
      </w:r>
      <w:r w:rsidRPr="00156408">
        <w:rPr>
          <w:rFonts w:cs="Times New Roman"/>
          <w:szCs w:val="24"/>
        </w:rPr>
        <w:br/>
        <w:t>Delay();</w:t>
      </w:r>
      <w:r w:rsidRPr="00156408">
        <w:rPr>
          <w:rFonts w:cs="Times New Roman"/>
          <w:szCs w:val="24"/>
        </w:rPr>
        <w:br/>
        <w:t>LED=0x00;</w:t>
      </w:r>
      <w:r w:rsidRPr="00156408">
        <w:rPr>
          <w:rFonts w:cs="Times New Roman"/>
          <w:szCs w:val="24"/>
        </w:rPr>
        <w:br/>
        <w:t>}</w:t>
      </w:r>
    </w:p>
    <w:p w:rsidR="006D04DD" w:rsidRPr="00156408" w:rsidRDefault="006D04DD" w:rsidP="006D04DD">
      <w:pPr>
        <w:pStyle w:val="ListParagraph"/>
        <w:rPr>
          <w:rFonts w:cs="Times New Roman"/>
          <w:szCs w:val="24"/>
        </w:rPr>
      </w:pPr>
      <w:r w:rsidRPr="00156408">
        <w:rPr>
          <w:rFonts w:cs="Times New Roman"/>
          <w:szCs w:val="24"/>
        </w:rPr>
        <w:t>In the above program, the #include directive is generally used to comprise standard libraries like study and. h is used to allow I/O functions using the library of ‘C’. The #define directive usually used to describe the series of variables &amp; allocates the values by executing the process within a particular instruction like macros.</w:t>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Cs w:val="24"/>
        </w:rPr>
      </w:pPr>
      <w:r w:rsidRPr="00156408">
        <w:rPr>
          <w:rFonts w:cs="Times New Roman"/>
          <w:szCs w:val="24"/>
        </w:rPr>
        <w:t>Configuration of Port:</w:t>
      </w:r>
    </w:p>
    <w:p w:rsidR="006D04DD" w:rsidRPr="00156408" w:rsidRDefault="006D04DD" w:rsidP="006D04DD">
      <w:pPr>
        <w:pStyle w:val="ListParagraph"/>
        <w:rPr>
          <w:rFonts w:cs="Times New Roman"/>
          <w:szCs w:val="24"/>
        </w:rPr>
      </w:pPr>
      <w:r w:rsidRPr="00156408">
        <w:rPr>
          <w:rFonts w:cs="Times New Roman"/>
          <w:szCs w:val="24"/>
        </w:rPr>
        <w:t xml:space="preserve">The microcontroller includes several ports where every port has different pins. These pins can be used for controlling the interfacing devices. The declaration of these pins can be done within a program with the help of keywords. The keywords in the embedded c program are standard as well as predefined like a bit, </w:t>
      </w:r>
      <w:proofErr w:type="spellStart"/>
      <w:r w:rsidRPr="00156408">
        <w:rPr>
          <w:rFonts w:cs="Times New Roman"/>
          <w:szCs w:val="24"/>
        </w:rPr>
        <w:t>sbit</w:t>
      </w:r>
      <w:proofErr w:type="spellEnd"/>
      <w:r w:rsidRPr="00156408">
        <w:rPr>
          <w:rFonts w:cs="Times New Roman"/>
          <w:szCs w:val="24"/>
        </w:rPr>
        <w:t>, SFR which are used to state the bits &amp; single pin within a program.</w:t>
      </w:r>
    </w:p>
    <w:p w:rsidR="006D04DD" w:rsidRPr="00156408" w:rsidRDefault="006D04DD" w:rsidP="006D04DD">
      <w:pPr>
        <w:pStyle w:val="ListParagraph"/>
        <w:rPr>
          <w:rFonts w:cs="Times New Roman"/>
          <w:szCs w:val="24"/>
        </w:rPr>
      </w:pPr>
      <w:r w:rsidRPr="00156408">
        <w:rPr>
          <w:rFonts w:cs="Times New Roman"/>
          <w:szCs w:val="24"/>
        </w:rPr>
        <w:t>There are certain words that are reserved for doing specific tasks. These words are known as keywords. They are standard and predefined in the Embedded C. Keywords are always written in lowercase. These keywords must be defined before writing the main program. The main functions of the keywords include the following.</w:t>
      </w:r>
    </w:p>
    <w:p w:rsidR="006D04DD" w:rsidRPr="00156408" w:rsidRDefault="006D04DD" w:rsidP="006D04DD">
      <w:pPr>
        <w:pStyle w:val="ListParagraph"/>
        <w:rPr>
          <w:rFonts w:cs="Times New Roman"/>
          <w:szCs w:val="24"/>
        </w:rPr>
      </w:pPr>
      <w:r w:rsidRPr="00156408">
        <w:rPr>
          <w:rFonts w:cs="Times New Roman"/>
          <w:szCs w:val="24"/>
        </w:rPr>
        <w:t>#include&lt; &gt;</w:t>
      </w:r>
      <w:r w:rsidRPr="00156408">
        <w:rPr>
          <w:rFonts w:cs="Times New Roman"/>
          <w:szCs w:val="24"/>
        </w:rPr>
        <w:br/>
      </w:r>
      <w:proofErr w:type="spellStart"/>
      <w:r w:rsidRPr="00156408">
        <w:rPr>
          <w:rFonts w:cs="Times New Roman"/>
          <w:szCs w:val="24"/>
        </w:rPr>
        <w:t>Sbit</w:t>
      </w:r>
      <w:proofErr w:type="spellEnd"/>
      <w:r w:rsidRPr="00156408">
        <w:rPr>
          <w:rFonts w:cs="Times New Roman"/>
          <w:szCs w:val="24"/>
        </w:rPr>
        <w:t xml:space="preserve"> a = P 2^2</w:t>
      </w:r>
      <w:proofErr w:type="gramStart"/>
      <w:r w:rsidRPr="00156408">
        <w:rPr>
          <w:rFonts w:cs="Times New Roman"/>
          <w:szCs w:val="24"/>
        </w:rPr>
        <w:t>;</w:t>
      </w:r>
      <w:proofErr w:type="gramEnd"/>
      <w:r w:rsidRPr="00156408">
        <w:rPr>
          <w:rFonts w:cs="Times New Roman"/>
          <w:szCs w:val="24"/>
        </w:rPr>
        <w:br/>
        <w:t>SFR 0x00 = PoRT0;</w:t>
      </w:r>
      <w:r w:rsidRPr="00156408">
        <w:rPr>
          <w:rFonts w:cs="Times New Roman"/>
          <w:szCs w:val="24"/>
        </w:rPr>
        <w:br/>
        <w:t>Bit C;</w:t>
      </w:r>
      <w:r w:rsidRPr="00156408">
        <w:rPr>
          <w:rFonts w:cs="Times New Roman"/>
          <w:szCs w:val="24"/>
        </w:rPr>
        <w:br/>
        <w:t>main()</w:t>
      </w:r>
      <w:r w:rsidRPr="00156408">
        <w:rPr>
          <w:rFonts w:cs="Times New Roman"/>
          <w:szCs w:val="24"/>
        </w:rPr>
        <w:br/>
        <w:t>{</w:t>
      </w:r>
      <w:r w:rsidRPr="00156408">
        <w:rPr>
          <w:rFonts w:cs="Times New Roman"/>
          <w:szCs w:val="24"/>
        </w:rPr>
        <w:br/>
        <w:t>……………..</w:t>
      </w:r>
      <w:r w:rsidRPr="00156408">
        <w:rPr>
          <w:rFonts w:cs="Times New Roman"/>
          <w:szCs w:val="24"/>
        </w:rPr>
        <w:br/>
        <w:t>……………..</w:t>
      </w:r>
      <w:r w:rsidRPr="00156408">
        <w:rPr>
          <w:rFonts w:cs="Times New Roman"/>
          <w:szCs w:val="24"/>
        </w:rPr>
        <w:br/>
        <w:t>}</w:t>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Cs w:val="24"/>
        </w:rPr>
      </w:pPr>
      <w:proofErr w:type="spellStart"/>
      <w:r w:rsidRPr="00156408">
        <w:rPr>
          <w:rFonts w:cs="Times New Roman"/>
          <w:szCs w:val="24"/>
        </w:rPr>
        <w:t>Sbit</w:t>
      </w:r>
      <w:proofErr w:type="spellEnd"/>
      <w:r w:rsidRPr="00156408">
        <w:rPr>
          <w:rFonts w:cs="Times New Roman"/>
          <w:szCs w:val="24"/>
        </w:rPr>
        <w:t>:</w:t>
      </w:r>
    </w:p>
    <w:p w:rsidR="006D04DD" w:rsidRPr="00156408" w:rsidRDefault="006D04DD" w:rsidP="006D04DD">
      <w:pPr>
        <w:pStyle w:val="ListParagraph"/>
        <w:rPr>
          <w:rFonts w:cs="Times New Roman"/>
          <w:szCs w:val="24"/>
        </w:rPr>
      </w:pPr>
      <w:r w:rsidRPr="00156408">
        <w:rPr>
          <w:rFonts w:cs="Times New Roman"/>
          <w:szCs w:val="24"/>
        </w:rPr>
        <w:t>This is one kind of data type, used to access a single bit within an SFR register.</w:t>
      </w:r>
    </w:p>
    <w:p w:rsidR="006D04DD" w:rsidRPr="00156408" w:rsidRDefault="006D04DD" w:rsidP="006D04DD">
      <w:pPr>
        <w:pStyle w:val="ListParagraph"/>
        <w:rPr>
          <w:rFonts w:cs="Times New Roman"/>
          <w:szCs w:val="24"/>
        </w:rPr>
      </w:pPr>
      <w:r w:rsidRPr="00156408">
        <w:rPr>
          <w:rFonts w:cs="Times New Roman"/>
          <w:szCs w:val="24"/>
        </w:rPr>
        <w:t xml:space="preserve">The syntax for this data type </w:t>
      </w:r>
      <w:proofErr w:type="gramStart"/>
      <w:r w:rsidRPr="00156408">
        <w:rPr>
          <w:rFonts w:cs="Times New Roman"/>
          <w:szCs w:val="24"/>
        </w:rPr>
        <w:t>is :</w:t>
      </w:r>
      <w:proofErr w:type="gramEnd"/>
      <w:r w:rsidRPr="00156408">
        <w:rPr>
          <w:rFonts w:cs="Times New Roman"/>
          <w:szCs w:val="24"/>
        </w:rPr>
        <w:t xml:space="preserve"> </w:t>
      </w:r>
      <w:proofErr w:type="spellStart"/>
      <w:r w:rsidRPr="00156408">
        <w:rPr>
          <w:rFonts w:cs="Times New Roman"/>
          <w:szCs w:val="24"/>
        </w:rPr>
        <w:t>sbit</w:t>
      </w:r>
      <w:proofErr w:type="spellEnd"/>
      <w:r w:rsidRPr="00156408">
        <w:rPr>
          <w:rFonts w:cs="Times New Roman"/>
          <w:szCs w:val="24"/>
        </w:rPr>
        <w:t xml:space="preserve"> variable name = SFR bit ;</w:t>
      </w:r>
    </w:p>
    <w:p w:rsidR="006D04DD" w:rsidRPr="00156408" w:rsidRDefault="006D04DD" w:rsidP="006D04DD">
      <w:pPr>
        <w:pStyle w:val="ListParagraph"/>
        <w:rPr>
          <w:rFonts w:cs="Times New Roman"/>
          <w:szCs w:val="24"/>
        </w:rPr>
      </w:pPr>
      <w:r w:rsidRPr="00156408">
        <w:rPr>
          <w:rFonts w:cs="Times New Roman"/>
          <w:szCs w:val="24"/>
        </w:rPr>
        <w:t xml:space="preserve">Example: </w:t>
      </w:r>
      <w:proofErr w:type="spellStart"/>
      <w:r w:rsidRPr="00156408">
        <w:rPr>
          <w:rFonts w:cs="Times New Roman"/>
          <w:szCs w:val="24"/>
        </w:rPr>
        <w:t>sbit</w:t>
      </w:r>
      <w:proofErr w:type="spellEnd"/>
      <w:r w:rsidRPr="00156408">
        <w:rPr>
          <w:rFonts w:cs="Times New Roman"/>
          <w:szCs w:val="24"/>
        </w:rPr>
        <w:t xml:space="preserve"> a=P2^1;</w:t>
      </w:r>
    </w:p>
    <w:p w:rsidR="006D04DD" w:rsidRPr="00156408" w:rsidRDefault="006D04DD" w:rsidP="006D04DD">
      <w:pPr>
        <w:pStyle w:val="ListParagraph"/>
        <w:rPr>
          <w:rFonts w:cs="Times New Roman"/>
          <w:szCs w:val="24"/>
        </w:rPr>
      </w:pPr>
      <w:r w:rsidRPr="00156408">
        <w:rPr>
          <w:rFonts w:cs="Times New Roman"/>
          <w:szCs w:val="24"/>
        </w:rPr>
        <w:t>If we assign p2.1 as ‘a’ variable, then we can use ‘a’ instead of p2.1 anywhere in the program, which reduces the complexity of the program.</w:t>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Cs w:val="24"/>
        </w:rPr>
      </w:pPr>
      <w:r w:rsidRPr="00156408">
        <w:rPr>
          <w:rFonts w:cs="Times New Roman"/>
          <w:szCs w:val="24"/>
        </w:rPr>
        <w:t>Bit:</w:t>
      </w:r>
    </w:p>
    <w:p w:rsidR="006D04DD" w:rsidRPr="00156408" w:rsidRDefault="006D04DD" w:rsidP="006D04DD">
      <w:pPr>
        <w:pStyle w:val="ListParagraph"/>
        <w:rPr>
          <w:rFonts w:cs="Times New Roman"/>
          <w:szCs w:val="24"/>
        </w:rPr>
      </w:pPr>
      <w:r w:rsidRPr="00156408">
        <w:rPr>
          <w:rFonts w:cs="Times New Roman"/>
          <w:szCs w:val="24"/>
        </w:rPr>
        <w:t>This type of data type is mainly used for allowing the bit addressable memory of random access memory like 20h to 2fh.</w:t>
      </w:r>
    </w:p>
    <w:p w:rsidR="006D04DD" w:rsidRPr="00156408" w:rsidRDefault="006D04DD" w:rsidP="006D04DD">
      <w:pPr>
        <w:pStyle w:val="ListParagraph"/>
        <w:rPr>
          <w:rFonts w:cs="Times New Roman"/>
          <w:szCs w:val="24"/>
        </w:rPr>
      </w:pPr>
      <w:r w:rsidRPr="00156408">
        <w:rPr>
          <w:rFonts w:cs="Times New Roman"/>
          <w:szCs w:val="24"/>
        </w:rPr>
        <w:lastRenderedPageBreak/>
        <w:t xml:space="preserve">The syntax of this data type </w:t>
      </w:r>
      <w:proofErr w:type="gramStart"/>
      <w:r w:rsidRPr="00156408">
        <w:rPr>
          <w:rFonts w:cs="Times New Roman"/>
          <w:szCs w:val="24"/>
        </w:rPr>
        <w:t>is :</w:t>
      </w:r>
      <w:proofErr w:type="gramEnd"/>
      <w:r w:rsidRPr="00156408">
        <w:rPr>
          <w:rFonts w:cs="Times New Roman"/>
          <w:szCs w:val="24"/>
        </w:rPr>
        <w:t xml:space="preserve"> name of bit variable;</w:t>
      </w:r>
    </w:p>
    <w:p w:rsidR="006D04DD" w:rsidRPr="00156408" w:rsidRDefault="006D04DD" w:rsidP="006D04DD">
      <w:pPr>
        <w:pStyle w:val="ListParagraph"/>
        <w:rPr>
          <w:rFonts w:cs="Times New Roman"/>
          <w:szCs w:val="24"/>
        </w:rPr>
      </w:pPr>
      <w:r w:rsidRPr="00156408">
        <w:rPr>
          <w:rFonts w:cs="Times New Roman"/>
          <w:szCs w:val="24"/>
        </w:rPr>
        <w:t>Example: bit c;</w:t>
      </w:r>
    </w:p>
    <w:p w:rsidR="006D04DD" w:rsidRPr="00156408" w:rsidRDefault="006D04DD" w:rsidP="006D04DD">
      <w:pPr>
        <w:pStyle w:val="ListParagraph"/>
        <w:rPr>
          <w:rFonts w:cs="Times New Roman"/>
          <w:szCs w:val="24"/>
        </w:rPr>
      </w:pPr>
      <w:r w:rsidRPr="00156408">
        <w:rPr>
          <w:rFonts w:cs="Times New Roman"/>
          <w:szCs w:val="24"/>
        </w:rPr>
        <w:t>It is a bit series setting within a small data region that is mainly used with the help of a program to memorize something.</w:t>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Cs w:val="24"/>
        </w:rPr>
      </w:pPr>
      <w:r w:rsidRPr="00156408">
        <w:rPr>
          <w:rFonts w:cs="Times New Roman"/>
          <w:szCs w:val="24"/>
        </w:rPr>
        <w:t>SFR:</w:t>
      </w:r>
    </w:p>
    <w:p w:rsidR="006D04DD" w:rsidRPr="00156408" w:rsidRDefault="006D04DD" w:rsidP="006D04DD">
      <w:pPr>
        <w:pStyle w:val="ListParagraph"/>
        <w:rPr>
          <w:rFonts w:cs="Times New Roman"/>
          <w:szCs w:val="24"/>
        </w:rPr>
      </w:pPr>
      <w:r w:rsidRPr="00156408">
        <w:rPr>
          <w:rFonts w:cs="Times New Roman"/>
          <w:szCs w:val="24"/>
        </w:rPr>
        <w:t>This kind of data type is used to obtain the peripheral ports of the SFR register through an additional name. So, the declaration of all the SFR registers can be done in capital letters.</w:t>
      </w:r>
    </w:p>
    <w:p w:rsidR="006D04DD" w:rsidRPr="00156408" w:rsidRDefault="006D04DD" w:rsidP="006D04DD">
      <w:pPr>
        <w:pStyle w:val="ListParagraph"/>
        <w:rPr>
          <w:rFonts w:cs="Times New Roman"/>
          <w:szCs w:val="24"/>
        </w:rPr>
      </w:pPr>
      <w:r w:rsidRPr="00156408">
        <w:rPr>
          <w:rFonts w:cs="Times New Roman"/>
          <w:szCs w:val="24"/>
        </w:rPr>
        <w:t>The syntax of this data type is: SFR variable name = SFR address for SFR register;</w:t>
      </w:r>
    </w:p>
    <w:p w:rsidR="006D04DD" w:rsidRPr="00156408" w:rsidRDefault="006D04DD" w:rsidP="006D04DD">
      <w:pPr>
        <w:pStyle w:val="ListParagraph"/>
        <w:rPr>
          <w:rFonts w:cs="Times New Roman"/>
          <w:szCs w:val="24"/>
        </w:rPr>
      </w:pPr>
      <w:r w:rsidRPr="00156408">
        <w:rPr>
          <w:rFonts w:cs="Times New Roman"/>
          <w:szCs w:val="24"/>
        </w:rPr>
        <w:t>Example: SFR port0 = 0×80;</w:t>
      </w:r>
    </w:p>
    <w:p w:rsidR="006D04DD" w:rsidRPr="00156408" w:rsidRDefault="006D04DD" w:rsidP="006D04DD">
      <w:pPr>
        <w:pStyle w:val="ListParagraph"/>
        <w:rPr>
          <w:rFonts w:cs="Times New Roman"/>
          <w:szCs w:val="24"/>
        </w:rPr>
      </w:pPr>
      <w:r w:rsidRPr="00156408">
        <w:rPr>
          <w:rFonts w:cs="Times New Roman"/>
          <w:szCs w:val="24"/>
        </w:rPr>
        <w:t>If we allocate 0×80 like ‘port0’, after that we can utilize 0×80 in place of port0 wherever in the programming language to decrease the difficulty of the program.</w:t>
      </w:r>
    </w:p>
    <w:p w:rsidR="006D04DD" w:rsidRPr="00156408" w:rsidRDefault="006D04DD" w:rsidP="006D04DD">
      <w:pPr>
        <w:pStyle w:val="ListParagraph"/>
        <w:rPr>
          <w:rFonts w:cs="Times New Roman"/>
          <w:szCs w:val="24"/>
        </w:rPr>
      </w:pPr>
    </w:p>
    <w:p w:rsidR="006D04DD" w:rsidRPr="00156408" w:rsidRDefault="006D04DD" w:rsidP="006D04DD">
      <w:pPr>
        <w:pStyle w:val="ListParagraph"/>
        <w:rPr>
          <w:rFonts w:cs="Times New Roman"/>
          <w:szCs w:val="24"/>
        </w:rPr>
      </w:pPr>
      <w:r w:rsidRPr="00156408">
        <w:rPr>
          <w:rFonts w:cs="Times New Roman"/>
          <w:szCs w:val="24"/>
        </w:rPr>
        <w:t>SFR Register:</w:t>
      </w:r>
    </w:p>
    <w:p w:rsidR="006D04DD" w:rsidRDefault="006D04DD" w:rsidP="006D04DD">
      <w:pPr>
        <w:pStyle w:val="ListParagraph"/>
        <w:rPr>
          <w:rFonts w:cs="Times New Roman"/>
          <w:szCs w:val="24"/>
        </w:rPr>
      </w:pPr>
      <w:r w:rsidRPr="00156408">
        <w:rPr>
          <w:rFonts w:cs="Times New Roman"/>
          <w:szCs w:val="24"/>
        </w:rPr>
        <w:t>The SFR stands for Special Function Register. In 8051 microcontroller, it includes the RAM memory with 256 bytes, which is divided into two main elemen</w:t>
      </w:r>
      <w:r w:rsidRPr="00A92472">
        <w:rPr>
          <w:rFonts w:cs="Times New Roman"/>
          <w:szCs w:val="24"/>
        </w:rPr>
        <w:t>ts: the first element of 128 bytes is mainly utilized for storing the data whereas the other element of 128 bytes is mainly utilized to SFR registers. All the peripheral devices such as timers, counters &amp; I/O ports are stored within the SFR register &amp; every element includes a single address.</w:t>
      </w:r>
    </w:p>
    <w:p w:rsidR="006D04DD" w:rsidRDefault="006D04DD" w:rsidP="006D04DD">
      <w:pPr>
        <w:pStyle w:val="ListParagraph"/>
        <w:rPr>
          <w:rFonts w:cs="Times New Roman"/>
          <w:szCs w:val="24"/>
        </w:rPr>
      </w:pPr>
    </w:p>
    <w:p w:rsidR="006D04DD" w:rsidRDefault="006D04DD" w:rsidP="006D04DD">
      <w:pPr>
        <w:pStyle w:val="ListParagraph"/>
        <w:rPr>
          <w:rFonts w:cs="Times New Roman"/>
          <w:szCs w:val="24"/>
        </w:rPr>
      </w:pPr>
      <w:r>
        <w:rPr>
          <w:rFonts w:cs="Times New Roman"/>
          <w:szCs w:val="24"/>
        </w:rPr>
        <w:t>4.9.4.3 Global Variables:</w:t>
      </w:r>
    </w:p>
    <w:p w:rsidR="006D04DD" w:rsidRPr="00BC4710" w:rsidRDefault="006D04DD" w:rsidP="006D04DD">
      <w:pPr>
        <w:pStyle w:val="ListParagraph"/>
        <w:rPr>
          <w:rFonts w:eastAsia="Times New Roman" w:cs="Times New Roman"/>
          <w:szCs w:val="24"/>
          <w:lang w:bidi="ar-SA"/>
        </w:rPr>
      </w:pPr>
      <w:r w:rsidRPr="00BC4710">
        <w:rPr>
          <w:rFonts w:eastAsia="Times New Roman" w:cs="Times New Roman"/>
          <w:szCs w:val="24"/>
          <w:lang w:bidi="ar-SA"/>
        </w:rPr>
        <w:t>When the variable is declared before the key function is known as the global variable. This variable can be allowed on any function within the program. The global variable’s life span mainly depends on the programming until it reaches an end.</w:t>
      </w:r>
    </w:p>
    <w:p w:rsidR="006D04DD" w:rsidRDefault="006D04DD" w:rsidP="006D04DD">
      <w:pPr>
        <w:pStyle w:val="ListParagraph"/>
        <w:rPr>
          <w:rFonts w:eastAsia="Times New Roman" w:cs="Times New Roman"/>
          <w:szCs w:val="24"/>
          <w:lang w:bidi="ar-SA"/>
        </w:rPr>
      </w:pPr>
      <w:r w:rsidRPr="00BC4710">
        <w:rPr>
          <w:rFonts w:eastAsia="Times New Roman" w:cs="Times New Roman"/>
          <w:szCs w:val="24"/>
          <w:lang w:bidi="ar-SA"/>
        </w:rPr>
        <w:t>#include&lt;reg51.h&gt;</w:t>
      </w:r>
      <w:r w:rsidRPr="00BC4710">
        <w:rPr>
          <w:rFonts w:eastAsia="Times New Roman" w:cs="Times New Roman"/>
          <w:szCs w:val="24"/>
          <w:lang w:bidi="ar-SA"/>
        </w:rPr>
        <w:br/>
        <w:t xml:space="preserve">Unsigned </w:t>
      </w:r>
      <w:proofErr w:type="spellStart"/>
      <w:r w:rsidRPr="00BC4710">
        <w:rPr>
          <w:rFonts w:eastAsia="Times New Roman" w:cs="Times New Roman"/>
          <w:szCs w:val="24"/>
          <w:lang w:bidi="ar-SA"/>
        </w:rPr>
        <w:t>int</w:t>
      </w:r>
      <w:proofErr w:type="spellEnd"/>
      <w:r w:rsidRPr="00BC4710">
        <w:rPr>
          <w:rFonts w:eastAsia="Times New Roman" w:cs="Times New Roman"/>
          <w:szCs w:val="24"/>
          <w:lang w:bidi="ar-SA"/>
        </w:rPr>
        <w:t xml:space="preserve"> a, c =10</w:t>
      </w:r>
      <w:proofErr w:type="gramStart"/>
      <w:r w:rsidRPr="00BC4710">
        <w:rPr>
          <w:rFonts w:eastAsia="Times New Roman" w:cs="Times New Roman"/>
          <w:szCs w:val="24"/>
          <w:lang w:bidi="ar-SA"/>
        </w:rPr>
        <w:t>;</w:t>
      </w:r>
      <w:proofErr w:type="gramEnd"/>
      <w:r w:rsidRPr="00BC4710">
        <w:rPr>
          <w:rFonts w:eastAsia="Times New Roman" w:cs="Times New Roman"/>
          <w:szCs w:val="24"/>
          <w:lang w:bidi="ar-SA"/>
        </w:rPr>
        <w:br/>
        <w:t>Main()</w:t>
      </w:r>
      <w:r w:rsidRPr="00BC4710">
        <w:rPr>
          <w:rFonts w:eastAsia="Times New Roman" w:cs="Times New Roman"/>
          <w:szCs w:val="24"/>
          <w:lang w:bidi="ar-SA"/>
        </w:rPr>
        <w:br/>
        <w:t>{</w:t>
      </w:r>
      <w:r w:rsidRPr="00BC4710">
        <w:rPr>
          <w:rFonts w:eastAsia="Times New Roman" w:cs="Times New Roman"/>
          <w:szCs w:val="24"/>
          <w:lang w:bidi="ar-SA"/>
        </w:rPr>
        <w:br/>
        <w:t>……………</w:t>
      </w:r>
      <w:r w:rsidRPr="00BC4710">
        <w:rPr>
          <w:rFonts w:eastAsia="Times New Roman" w:cs="Times New Roman"/>
          <w:szCs w:val="24"/>
          <w:lang w:bidi="ar-SA"/>
        </w:rPr>
        <w:br/>
        <w:t>…………..</w:t>
      </w:r>
      <w:r w:rsidRPr="00BC4710">
        <w:rPr>
          <w:rFonts w:eastAsia="Times New Roman" w:cs="Times New Roman"/>
          <w:szCs w:val="24"/>
          <w:lang w:bidi="ar-SA"/>
        </w:rPr>
        <w:br/>
        <w:t>}</w:t>
      </w:r>
    </w:p>
    <w:p w:rsidR="006D04DD" w:rsidRPr="00BC4710" w:rsidRDefault="006D04DD" w:rsidP="006D04DD">
      <w:pPr>
        <w:pStyle w:val="ListParagraph"/>
        <w:rPr>
          <w:rFonts w:cs="Times New Roman"/>
          <w:szCs w:val="24"/>
        </w:rPr>
      </w:pPr>
      <w:r>
        <w:rPr>
          <w:rFonts w:cs="Times New Roman"/>
          <w:szCs w:val="24"/>
        </w:rPr>
        <w:t>4.9</w:t>
      </w:r>
      <w:r w:rsidRPr="00BC4710">
        <w:rPr>
          <w:rFonts w:cs="Times New Roman"/>
          <w:szCs w:val="24"/>
        </w:rPr>
        <w:t>.4.4 Core Function / Main Function</w:t>
      </w:r>
    </w:p>
    <w:p w:rsidR="006D04DD" w:rsidRPr="00BC4710" w:rsidRDefault="006D04DD" w:rsidP="006D04DD">
      <w:pPr>
        <w:pStyle w:val="ListParagraph"/>
        <w:rPr>
          <w:rFonts w:cs="Times New Roman"/>
          <w:szCs w:val="24"/>
        </w:rPr>
      </w:pPr>
      <w:r w:rsidRPr="00BC4710">
        <w:rPr>
          <w:rFonts w:cs="Times New Roman"/>
          <w:szCs w:val="24"/>
        </w:rPr>
        <w:t>The main function is a central part while executing any program and it begins with the main function simply. Each program utilizes simply one major function since if the program includes above one major function, next the compiler will be confused in begin the execution of the program.</w:t>
      </w:r>
    </w:p>
    <w:p w:rsidR="006D04DD" w:rsidRPr="00BC4710" w:rsidRDefault="006D04DD" w:rsidP="006D04DD">
      <w:pPr>
        <w:pStyle w:val="ListParagraph"/>
        <w:rPr>
          <w:rFonts w:cs="Times New Roman"/>
          <w:szCs w:val="24"/>
        </w:rPr>
      </w:pPr>
      <w:r w:rsidRPr="00BC4710">
        <w:rPr>
          <w:rFonts w:cs="Times New Roman"/>
          <w:szCs w:val="24"/>
        </w:rPr>
        <w:t>#include&lt;reg51.h&gt;</w:t>
      </w:r>
      <w:r w:rsidRPr="00BC4710">
        <w:rPr>
          <w:rFonts w:cs="Times New Roman"/>
          <w:szCs w:val="24"/>
        </w:rPr>
        <w:br/>
      </w:r>
      <w:proofErr w:type="gramStart"/>
      <w:r w:rsidRPr="00BC4710">
        <w:rPr>
          <w:rFonts w:cs="Times New Roman"/>
          <w:szCs w:val="24"/>
        </w:rPr>
        <w:t>Main(</w:t>
      </w:r>
      <w:proofErr w:type="gramEnd"/>
      <w:r w:rsidRPr="00BC4710">
        <w:rPr>
          <w:rFonts w:cs="Times New Roman"/>
          <w:szCs w:val="24"/>
        </w:rPr>
        <w:t>)</w:t>
      </w:r>
      <w:r w:rsidRPr="00BC4710">
        <w:rPr>
          <w:rFonts w:cs="Times New Roman"/>
          <w:szCs w:val="24"/>
        </w:rPr>
        <w:br/>
        <w:t>{</w:t>
      </w:r>
      <w:r w:rsidRPr="00BC4710">
        <w:rPr>
          <w:rFonts w:cs="Times New Roman"/>
          <w:szCs w:val="24"/>
        </w:rPr>
        <w:br/>
        <w:t>……………</w:t>
      </w:r>
      <w:r w:rsidRPr="00BC4710">
        <w:rPr>
          <w:rFonts w:cs="Times New Roman"/>
          <w:szCs w:val="24"/>
        </w:rPr>
        <w:br/>
        <w:t>…………..</w:t>
      </w:r>
      <w:r w:rsidRPr="00BC4710">
        <w:rPr>
          <w:rFonts w:cs="Times New Roman"/>
          <w:szCs w:val="24"/>
        </w:rPr>
        <w:br/>
        <w:t>}</w:t>
      </w:r>
    </w:p>
    <w:p w:rsidR="006D04DD" w:rsidRPr="00BC4710" w:rsidRDefault="006D04DD" w:rsidP="006D04DD">
      <w:pPr>
        <w:pStyle w:val="ListParagraph"/>
        <w:rPr>
          <w:rFonts w:cs="Times New Roman"/>
          <w:szCs w:val="24"/>
        </w:rPr>
      </w:pPr>
      <w:r>
        <w:rPr>
          <w:rFonts w:cs="Times New Roman"/>
          <w:szCs w:val="24"/>
        </w:rPr>
        <w:t>4.9</w:t>
      </w:r>
      <w:r w:rsidRPr="00BC4710">
        <w:rPr>
          <w:rFonts w:cs="Times New Roman"/>
          <w:szCs w:val="24"/>
        </w:rPr>
        <w:t>.4.5 Declaration of Variable</w:t>
      </w:r>
      <w:r>
        <w:rPr>
          <w:rFonts w:cs="Times New Roman"/>
          <w:szCs w:val="24"/>
        </w:rPr>
        <w:t>:</w:t>
      </w:r>
    </w:p>
    <w:p w:rsidR="006D04DD" w:rsidRPr="00BC4710" w:rsidRDefault="006D04DD" w:rsidP="006D04DD">
      <w:pPr>
        <w:pStyle w:val="ListParagraph"/>
        <w:rPr>
          <w:rFonts w:cs="Times New Roman"/>
          <w:szCs w:val="24"/>
        </w:rPr>
      </w:pPr>
      <w:r w:rsidRPr="00BC4710">
        <w:rPr>
          <w:rFonts w:cs="Times New Roman"/>
          <w:szCs w:val="24"/>
        </w:rPr>
        <w:t xml:space="preserve">The name like the variable is used for storing the values but this variable should be first declared before utilized within the program. The variable declaration states its name as well as a data type. Here, the data type is nothing but the representation of storage data. In embedded C programming, it </w:t>
      </w:r>
      <w:r w:rsidRPr="00BC4710">
        <w:rPr>
          <w:rFonts w:cs="Times New Roman"/>
          <w:szCs w:val="24"/>
        </w:rPr>
        <w:lastRenderedPageBreak/>
        <w:t xml:space="preserve">uses four fundamental data types like integer, float, </w:t>
      </w:r>
      <w:proofErr w:type="gramStart"/>
      <w:r w:rsidRPr="00BC4710">
        <w:rPr>
          <w:rFonts w:cs="Times New Roman"/>
          <w:szCs w:val="24"/>
        </w:rPr>
        <w:t>character</w:t>
      </w:r>
      <w:proofErr w:type="gramEnd"/>
      <w:r w:rsidRPr="00BC4710">
        <w:rPr>
          <w:rFonts w:cs="Times New Roman"/>
          <w:szCs w:val="24"/>
        </w:rPr>
        <w:t xml:space="preserve"> for storing the data within the memory. The data type size, as well as range, can be defined depending on the compiler.</w:t>
      </w:r>
    </w:p>
    <w:p w:rsidR="006D04DD" w:rsidRPr="00BC4710" w:rsidRDefault="006D04DD" w:rsidP="006D04DD">
      <w:pPr>
        <w:pStyle w:val="ListParagraph"/>
        <w:rPr>
          <w:rFonts w:cs="Times New Roman"/>
          <w:szCs w:val="24"/>
        </w:rPr>
      </w:pPr>
      <w:r w:rsidRPr="00BC4710">
        <w:rPr>
          <w:rFonts w:cs="Times New Roman"/>
          <w:szCs w:val="24"/>
        </w:rPr>
        <w:t>The data type refers to an extensive system for declaring variables of different types like integer, character, float, etc. The embedded C software uses four data types that are used to store data in memory.</w:t>
      </w:r>
    </w:p>
    <w:p w:rsidR="006D04DD" w:rsidRPr="00BC4710" w:rsidRDefault="006D04DD" w:rsidP="006D04DD">
      <w:pPr>
        <w:pStyle w:val="ListParagraph"/>
        <w:rPr>
          <w:rFonts w:cs="Times New Roman"/>
          <w:szCs w:val="24"/>
        </w:rPr>
      </w:pPr>
      <w:r w:rsidRPr="00BC4710">
        <w:rPr>
          <w:rFonts w:cs="Times New Roman"/>
          <w:szCs w:val="24"/>
        </w:rPr>
        <w:t>The ‘char’ is used to store any single character; ‘</w:t>
      </w:r>
      <w:proofErr w:type="spellStart"/>
      <w:r w:rsidRPr="00BC4710">
        <w:rPr>
          <w:rFonts w:cs="Times New Roman"/>
          <w:szCs w:val="24"/>
        </w:rPr>
        <w:t>int</w:t>
      </w:r>
      <w:proofErr w:type="spellEnd"/>
      <w:r w:rsidRPr="00BC4710">
        <w:rPr>
          <w:rFonts w:cs="Times New Roman"/>
          <w:szCs w:val="24"/>
        </w:rPr>
        <w:t>’ is used to store integer value, and ‘float’ is used to store any precision floating-point value. The size and range of different data types on a 32-bit machine are given in the following table. The size and range may vary on machines with different word sizes.</w:t>
      </w:r>
    </w:p>
    <w:p w:rsidR="006D04DD" w:rsidRPr="00BC4710" w:rsidRDefault="006D04DD" w:rsidP="006D04DD">
      <w:pPr>
        <w:pStyle w:val="ListParagraph"/>
        <w:rPr>
          <w:rFonts w:cs="Times New Roman"/>
          <w:szCs w:val="24"/>
        </w:rPr>
      </w:pPr>
      <w:r w:rsidRPr="00BC4710">
        <w:rPr>
          <w:rFonts w:cs="Times New Roman"/>
          <w:szCs w:val="24"/>
        </w:rPr>
        <w:t>The char/signed char data type size is 1 byte and its range is from -128 to +128</w:t>
      </w:r>
    </w:p>
    <w:p w:rsidR="006D04DD" w:rsidRPr="00BC4710" w:rsidRDefault="006D04DD" w:rsidP="006D04DD">
      <w:pPr>
        <w:pStyle w:val="ListParagraph"/>
        <w:rPr>
          <w:rFonts w:cs="Times New Roman"/>
          <w:szCs w:val="24"/>
        </w:rPr>
      </w:pPr>
      <w:r w:rsidRPr="00BC4710">
        <w:rPr>
          <w:rFonts w:cs="Times New Roman"/>
          <w:szCs w:val="24"/>
        </w:rPr>
        <w:t>The unsigned char data type size is 1 byte and its range is from 0 to 255</w:t>
      </w:r>
    </w:p>
    <w:p w:rsidR="006D04DD" w:rsidRPr="00BC4710" w:rsidRDefault="006D04DD" w:rsidP="006D04DD">
      <w:pPr>
        <w:pStyle w:val="ListParagraph"/>
        <w:rPr>
          <w:rFonts w:cs="Times New Roman"/>
          <w:szCs w:val="24"/>
        </w:rPr>
      </w:pPr>
      <w:proofErr w:type="spellStart"/>
      <w:r w:rsidRPr="00BC4710">
        <w:rPr>
          <w:rFonts w:cs="Times New Roman"/>
          <w:szCs w:val="24"/>
        </w:rPr>
        <w:t>Int</w:t>
      </w:r>
      <w:proofErr w:type="spellEnd"/>
      <w:r w:rsidRPr="00BC4710">
        <w:rPr>
          <w:rFonts w:cs="Times New Roman"/>
          <w:szCs w:val="24"/>
        </w:rPr>
        <w:t xml:space="preserve">/signed </w:t>
      </w:r>
      <w:proofErr w:type="spellStart"/>
      <w:r w:rsidRPr="00BC4710">
        <w:rPr>
          <w:rFonts w:cs="Times New Roman"/>
          <w:szCs w:val="24"/>
        </w:rPr>
        <w:t>int</w:t>
      </w:r>
      <w:proofErr w:type="spellEnd"/>
      <w:r w:rsidRPr="00BC4710">
        <w:rPr>
          <w:rFonts w:cs="Times New Roman"/>
          <w:szCs w:val="24"/>
        </w:rPr>
        <w:t xml:space="preserve"> data type size is 2 byte and its range is from -32768 to 32767</w:t>
      </w:r>
    </w:p>
    <w:p w:rsidR="006D04DD" w:rsidRPr="00BC4710" w:rsidRDefault="006D04DD" w:rsidP="006D04DD">
      <w:pPr>
        <w:pStyle w:val="ListParagraph"/>
        <w:rPr>
          <w:rFonts w:cs="Times New Roman"/>
          <w:szCs w:val="24"/>
        </w:rPr>
      </w:pPr>
      <w:r w:rsidRPr="00BC4710">
        <w:rPr>
          <w:rFonts w:cs="Times New Roman"/>
          <w:szCs w:val="24"/>
        </w:rPr>
        <w:t xml:space="preserve">Unsigned </w:t>
      </w:r>
      <w:proofErr w:type="spellStart"/>
      <w:r w:rsidRPr="00BC4710">
        <w:rPr>
          <w:rFonts w:cs="Times New Roman"/>
          <w:szCs w:val="24"/>
        </w:rPr>
        <w:t>int</w:t>
      </w:r>
      <w:proofErr w:type="spellEnd"/>
      <w:r w:rsidRPr="00BC4710">
        <w:rPr>
          <w:rFonts w:cs="Times New Roman"/>
          <w:szCs w:val="24"/>
        </w:rPr>
        <w:t xml:space="preserve"> data type size is 2 byte and its range is from 0 to 65535</w:t>
      </w:r>
    </w:p>
    <w:p w:rsidR="006D04DD" w:rsidRPr="00BC4710" w:rsidRDefault="006D04DD" w:rsidP="006D04DD">
      <w:pPr>
        <w:pStyle w:val="ListParagraph"/>
        <w:rPr>
          <w:rFonts w:cs="Times New Roman"/>
          <w:szCs w:val="24"/>
        </w:rPr>
      </w:pPr>
      <w:proofErr w:type="gramStart"/>
      <w:r w:rsidRPr="00BC4710">
        <w:rPr>
          <w:rFonts w:cs="Times New Roman"/>
          <w:szCs w:val="24"/>
        </w:rPr>
        <w:t>Main(</w:t>
      </w:r>
      <w:proofErr w:type="gramEnd"/>
      <w:r w:rsidRPr="00BC4710">
        <w:rPr>
          <w:rFonts w:cs="Times New Roman"/>
          <w:szCs w:val="24"/>
        </w:rPr>
        <w:t>);</w:t>
      </w:r>
      <w:r w:rsidRPr="00BC4710">
        <w:rPr>
          <w:rFonts w:cs="Times New Roman"/>
          <w:szCs w:val="24"/>
        </w:rPr>
        <w:br/>
        <w:t>{</w:t>
      </w:r>
      <w:r w:rsidRPr="00BC4710">
        <w:rPr>
          <w:rFonts w:cs="Times New Roman"/>
          <w:szCs w:val="24"/>
        </w:rPr>
        <w:br/>
        <w:t xml:space="preserve">Unsigned </w:t>
      </w:r>
      <w:proofErr w:type="spellStart"/>
      <w:r w:rsidRPr="00BC4710">
        <w:rPr>
          <w:rFonts w:cs="Times New Roman"/>
          <w:szCs w:val="24"/>
        </w:rPr>
        <w:t>int</w:t>
      </w:r>
      <w:proofErr w:type="spellEnd"/>
      <w:r w:rsidRPr="00BC4710">
        <w:rPr>
          <w:rFonts w:cs="Times New Roman"/>
          <w:szCs w:val="24"/>
        </w:rPr>
        <w:t xml:space="preserve"> </w:t>
      </w:r>
      <w:proofErr w:type="spellStart"/>
      <w:r w:rsidRPr="00BC4710">
        <w:rPr>
          <w:rFonts w:cs="Times New Roman"/>
          <w:szCs w:val="24"/>
        </w:rPr>
        <w:t>a,b,c</w:t>
      </w:r>
      <w:proofErr w:type="spellEnd"/>
      <w:r w:rsidRPr="00BC4710">
        <w:rPr>
          <w:rFonts w:cs="Times New Roman"/>
          <w:szCs w:val="24"/>
        </w:rPr>
        <w:t>;</w:t>
      </w:r>
      <w:r w:rsidRPr="00BC4710">
        <w:rPr>
          <w:rFonts w:cs="Times New Roman"/>
          <w:szCs w:val="24"/>
        </w:rPr>
        <w:br/>
        <w:t>}</w:t>
      </w:r>
    </w:p>
    <w:p w:rsidR="006D04DD" w:rsidRPr="00BC4710" w:rsidRDefault="006D04DD" w:rsidP="006D04DD">
      <w:pPr>
        <w:pStyle w:val="ListParagraph"/>
        <w:rPr>
          <w:rFonts w:cs="Times New Roman"/>
          <w:szCs w:val="24"/>
        </w:rPr>
      </w:pPr>
      <w:r w:rsidRPr="00BC4710">
        <w:rPr>
          <w:rFonts w:cs="Times New Roman"/>
          <w:szCs w:val="24"/>
        </w:rPr>
        <w:t>The Structure of an Embedded C Program is shown below.</w:t>
      </w:r>
    </w:p>
    <w:p w:rsidR="006D04DD" w:rsidRPr="00BC4710" w:rsidRDefault="006D04DD" w:rsidP="006D04DD">
      <w:pPr>
        <w:pStyle w:val="ListParagraph"/>
        <w:rPr>
          <w:rFonts w:cs="Times New Roman"/>
          <w:szCs w:val="24"/>
        </w:rPr>
      </w:pPr>
      <w:proofErr w:type="gramStart"/>
      <w:r w:rsidRPr="00BC4710">
        <w:rPr>
          <w:rFonts w:cs="Times New Roman"/>
          <w:szCs w:val="24"/>
        </w:rPr>
        <w:t>comments</w:t>
      </w:r>
      <w:proofErr w:type="gramEnd"/>
    </w:p>
    <w:p w:rsidR="006D04DD" w:rsidRPr="00BC4710" w:rsidRDefault="006D04DD" w:rsidP="006D04DD">
      <w:pPr>
        <w:pStyle w:val="ListParagraph"/>
        <w:rPr>
          <w:rFonts w:cs="Times New Roman"/>
          <w:szCs w:val="24"/>
        </w:rPr>
      </w:pPr>
      <w:proofErr w:type="gramStart"/>
      <w:r w:rsidRPr="00BC4710">
        <w:rPr>
          <w:rFonts w:cs="Times New Roman"/>
          <w:szCs w:val="24"/>
          <w:bdr w:val="none" w:sz="0" w:space="0" w:color="auto" w:frame="1"/>
        </w:rPr>
        <w:t>preprocessor</w:t>
      </w:r>
      <w:proofErr w:type="gramEnd"/>
      <w:r w:rsidRPr="00BC4710">
        <w:rPr>
          <w:rFonts w:cs="Times New Roman"/>
          <w:szCs w:val="24"/>
          <w:bdr w:val="none" w:sz="0" w:space="0" w:color="auto" w:frame="1"/>
        </w:rPr>
        <w:t xml:space="preserve"> directives</w:t>
      </w:r>
    </w:p>
    <w:p w:rsidR="006D04DD" w:rsidRPr="00BC4710" w:rsidRDefault="006D04DD" w:rsidP="006D04DD">
      <w:pPr>
        <w:pStyle w:val="ListParagraph"/>
        <w:rPr>
          <w:rFonts w:cs="Times New Roman"/>
          <w:szCs w:val="24"/>
        </w:rPr>
      </w:pPr>
      <w:proofErr w:type="gramStart"/>
      <w:r w:rsidRPr="00BC4710">
        <w:rPr>
          <w:rFonts w:cs="Times New Roman"/>
          <w:szCs w:val="24"/>
          <w:bdr w:val="none" w:sz="0" w:space="0" w:color="auto" w:frame="1"/>
        </w:rPr>
        <w:t>global</w:t>
      </w:r>
      <w:proofErr w:type="gramEnd"/>
      <w:r w:rsidRPr="00BC4710">
        <w:rPr>
          <w:rFonts w:cs="Times New Roman"/>
          <w:szCs w:val="24"/>
          <w:bdr w:val="none" w:sz="0" w:space="0" w:color="auto" w:frame="1"/>
        </w:rPr>
        <w:t xml:space="preserve"> variables</w:t>
      </w:r>
    </w:p>
    <w:p w:rsidR="006D04DD" w:rsidRPr="00BC4710" w:rsidRDefault="006D04DD" w:rsidP="006D04DD">
      <w:pPr>
        <w:pStyle w:val="ListParagraph"/>
        <w:rPr>
          <w:rFonts w:cs="Times New Roman"/>
          <w:szCs w:val="24"/>
        </w:rPr>
      </w:pPr>
      <w:proofErr w:type="gramStart"/>
      <w:r w:rsidRPr="00BC4710">
        <w:rPr>
          <w:rFonts w:cs="Times New Roman"/>
          <w:szCs w:val="24"/>
          <w:bdr w:val="none" w:sz="0" w:space="0" w:color="auto" w:frame="1"/>
        </w:rPr>
        <w:t>main(</w:t>
      </w:r>
      <w:proofErr w:type="gramEnd"/>
      <w:r w:rsidRPr="00BC4710">
        <w:rPr>
          <w:rFonts w:cs="Times New Roman"/>
          <w:szCs w:val="24"/>
          <w:bdr w:val="none" w:sz="0" w:space="0" w:color="auto" w:frame="1"/>
        </w:rPr>
        <w:t>) function</w:t>
      </w:r>
    </w:p>
    <w:p w:rsidR="006D04DD" w:rsidRPr="00BC4710" w:rsidRDefault="006D04DD" w:rsidP="006D04DD">
      <w:pPr>
        <w:pStyle w:val="ListParagraph"/>
        <w:rPr>
          <w:rFonts w:cs="Times New Roman"/>
          <w:szCs w:val="24"/>
        </w:rPr>
      </w:pPr>
      <w:r w:rsidRPr="00BC4710">
        <w:rPr>
          <w:rFonts w:cs="Times New Roman"/>
          <w:szCs w:val="24"/>
        </w:rPr>
        <w:t>{</w:t>
      </w:r>
    </w:p>
    <w:p w:rsidR="006D04DD" w:rsidRPr="00BC4710" w:rsidRDefault="006D04DD" w:rsidP="006D04DD">
      <w:pPr>
        <w:pStyle w:val="ListParagraph"/>
        <w:rPr>
          <w:rFonts w:cs="Times New Roman"/>
          <w:szCs w:val="24"/>
        </w:rPr>
      </w:pPr>
      <w:proofErr w:type="gramStart"/>
      <w:r w:rsidRPr="00BC4710">
        <w:rPr>
          <w:rFonts w:cs="Times New Roman"/>
          <w:szCs w:val="24"/>
        </w:rPr>
        <w:t>local</w:t>
      </w:r>
      <w:proofErr w:type="gramEnd"/>
      <w:r w:rsidRPr="00BC4710">
        <w:rPr>
          <w:rFonts w:cs="Times New Roman"/>
          <w:szCs w:val="24"/>
        </w:rPr>
        <w:t xml:space="preserve"> variables</w:t>
      </w:r>
    </w:p>
    <w:p w:rsidR="006D04DD" w:rsidRPr="00BC4710" w:rsidRDefault="006D04DD" w:rsidP="006D04DD">
      <w:pPr>
        <w:pStyle w:val="ListParagraph"/>
        <w:rPr>
          <w:rFonts w:cs="Times New Roman"/>
          <w:szCs w:val="24"/>
        </w:rPr>
      </w:pPr>
      <w:proofErr w:type="gramStart"/>
      <w:r w:rsidRPr="00BC4710">
        <w:rPr>
          <w:rFonts w:cs="Times New Roman"/>
          <w:szCs w:val="24"/>
          <w:bdr w:val="none" w:sz="0" w:space="0" w:color="auto" w:frame="1"/>
        </w:rPr>
        <w:t>statements</w:t>
      </w:r>
      <w:proofErr w:type="gramEnd"/>
    </w:p>
    <w:p w:rsidR="006D04DD" w:rsidRPr="00BC4710" w:rsidRDefault="006D04DD" w:rsidP="006D04DD">
      <w:pPr>
        <w:pStyle w:val="ListParagraph"/>
        <w:rPr>
          <w:rFonts w:cs="Times New Roman"/>
          <w:szCs w:val="24"/>
        </w:rPr>
      </w:pPr>
      <w:r w:rsidRPr="00BC4710">
        <w:rPr>
          <w:rFonts w:cs="Times New Roman"/>
          <w:szCs w:val="24"/>
          <w:bdr w:val="none" w:sz="0" w:space="0" w:color="auto" w:frame="1"/>
        </w:rPr>
        <w:t>…………..</w:t>
      </w:r>
    </w:p>
    <w:p w:rsidR="006D04DD" w:rsidRPr="00BC4710" w:rsidRDefault="006D04DD" w:rsidP="006D04DD">
      <w:pPr>
        <w:pStyle w:val="ListParagraph"/>
        <w:rPr>
          <w:rFonts w:cs="Times New Roman"/>
          <w:szCs w:val="24"/>
        </w:rPr>
      </w:pPr>
      <w:r w:rsidRPr="00BC4710">
        <w:rPr>
          <w:rFonts w:cs="Times New Roman"/>
          <w:szCs w:val="24"/>
          <w:bdr w:val="none" w:sz="0" w:space="0" w:color="auto" w:frame="1"/>
        </w:rPr>
        <w:t>…………..</w:t>
      </w:r>
    </w:p>
    <w:p w:rsidR="006D04DD" w:rsidRPr="00BC4710" w:rsidRDefault="006D04DD" w:rsidP="006D04DD">
      <w:pPr>
        <w:pStyle w:val="ListParagraph"/>
        <w:rPr>
          <w:rFonts w:cs="Times New Roman"/>
          <w:szCs w:val="24"/>
        </w:rPr>
      </w:pPr>
      <w:r w:rsidRPr="00BC4710">
        <w:rPr>
          <w:rFonts w:cs="Times New Roman"/>
          <w:szCs w:val="24"/>
        </w:rPr>
        <w:t>}</w:t>
      </w:r>
    </w:p>
    <w:p w:rsidR="006D04DD" w:rsidRPr="00BC4710" w:rsidRDefault="006D04DD" w:rsidP="006D04DD">
      <w:pPr>
        <w:pStyle w:val="ListParagraph"/>
        <w:rPr>
          <w:rFonts w:cs="Times New Roman"/>
          <w:szCs w:val="24"/>
        </w:rPr>
      </w:pPr>
      <w:proofErr w:type="gramStart"/>
      <w:r w:rsidRPr="00BC4710">
        <w:rPr>
          <w:rFonts w:cs="Times New Roman"/>
          <w:szCs w:val="24"/>
        </w:rPr>
        <w:t>fun(</w:t>
      </w:r>
      <w:proofErr w:type="gramEnd"/>
      <w:r w:rsidRPr="00BC4710">
        <w:rPr>
          <w:rFonts w:cs="Times New Roman"/>
          <w:szCs w:val="24"/>
        </w:rPr>
        <w:t>1)</w:t>
      </w:r>
    </w:p>
    <w:p w:rsidR="006D04DD" w:rsidRPr="00BC4710" w:rsidRDefault="006D04DD" w:rsidP="006D04DD">
      <w:pPr>
        <w:pStyle w:val="ListParagraph"/>
        <w:rPr>
          <w:rFonts w:cs="Times New Roman"/>
          <w:szCs w:val="24"/>
        </w:rPr>
      </w:pPr>
      <w:r w:rsidRPr="00BC4710">
        <w:rPr>
          <w:rFonts w:cs="Times New Roman"/>
          <w:szCs w:val="24"/>
        </w:rPr>
        <w:t>{</w:t>
      </w:r>
    </w:p>
    <w:p w:rsidR="006D04DD" w:rsidRPr="00BC4710" w:rsidRDefault="006D04DD" w:rsidP="006D04DD">
      <w:pPr>
        <w:pStyle w:val="ListParagraph"/>
        <w:rPr>
          <w:rFonts w:cs="Times New Roman"/>
          <w:szCs w:val="24"/>
        </w:rPr>
      </w:pPr>
      <w:proofErr w:type="gramStart"/>
      <w:r w:rsidRPr="00BC4710">
        <w:rPr>
          <w:rFonts w:cs="Times New Roman"/>
          <w:szCs w:val="24"/>
        </w:rPr>
        <w:t>local</w:t>
      </w:r>
      <w:proofErr w:type="gramEnd"/>
      <w:r w:rsidRPr="00BC4710">
        <w:rPr>
          <w:rFonts w:cs="Times New Roman"/>
          <w:szCs w:val="24"/>
        </w:rPr>
        <w:t xml:space="preserve"> variables</w:t>
      </w:r>
    </w:p>
    <w:p w:rsidR="006D04DD" w:rsidRPr="00BC4710" w:rsidRDefault="006D04DD" w:rsidP="006D04DD">
      <w:pPr>
        <w:pStyle w:val="ListParagraph"/>
        <w:rPr>
          <w:rFonts w:cs="Times New Roman"/>
          <w:szCs w:val="24"/>
        </w:rPr>
      </w:pPr>
      <w:proofErr w:type="gramStart"/>
      <w:r w:rsidRPr="00BC4710">
        <w:rPr>
          <w:rFonts w:cs="Times New Roman"/>
          <w:szCs w:val="24"/>
          <w:bdr w:val="none" w:sz="0" w:space="0" w:color="auto" w:frame="1"/>
        </w:rPr>
        <w:t>statements</w:t>
      </w:r>
      <w:proofErr w:type="gramEnd"/>
    </w:p>
    <w:p w:rsidR="006D04DD" w:rsidRPr="00BC4710" w:rsidRDefault="006D04DD" w:rsidP="006D04DD">
      <w:pPr>
        <w:pStyle w:val="ListParagraph"/>
        <w:rPr>
          <w:rFonts w:cs="Times New Roman"/>
          <w:szCs w:val="24"/>
        </w:rPr>
      </w:pPr>
      <w:r w:rsidRPr="00BC4710">
        <w:rPr>
          <w:rFonts w:cs="Times New Roman"/>
          <w:szCs w:val="24"/>
          <w:bdr w:val="none" w:sz="0" w:space="0" w:color="auto" w:frame="1"/>
        </w:rPr>
        <w:t>…………..</w:t>
      </w:r>
    </w:p>
    <w:p w:rsidR="006D04DD" w:rsidRPr="00BC4710" w:rsidRDefault="006D04DD" w:rsidP="006D04DD">
      <w:pPr>
        <w:pStyle w:val="ListParagraph"/>
        <w:rPr>
          <w:rFonts w:cs="Times New Roman"/>
          <w:szCs w:val="24"/>
        </w:rPr>
      </w:pPr>
      <w:r w:rsidRPr="00BC4710">
        <w:rPr>
          <w:rFonts w:cs="Times New Roman"/>
          <w:szCs w:val="24"/>
          <w:bdr w:val="none" w:sz="0" w:space="0" w:color="auto" w:frame="1"/>
        </w:rPr>
        <w:t>…………..</w:t>
      </w:r>
    </w:p>
    <w:p w:rsidR="006D04DD" w:rsidRPr="00BC4710" w:rsidRDefault="006D04DD" w:rsidP="006D04DD">
      <w:pPr>
        <w:pStyle w:val="ListParagraph"/>
        <w:rPr>
          <w:rFonts w:cs="Times New Roman"/>
          <w:szCs w:val="24"/>
        </w:rPr>
      </w:pPr>
      <w:r w:rsidRPr="00BC4710">
        <w:rPr>
          <w:rFonts w:cs="Times New Roman"/>
          <w:szCs w:val="24"/>
        </w:rPr>
        <w:t>}</w:t>
      </w:r>
    </w:p>
    <w:p w:rsidR="006D04DD" w:rsidRDefault="006D04DD" w:rsidP="006D04DD">
      <w:pPr>
        <w:pStyle w:val="ListParagraph"/>
        <w:rPr>
          <w:rFonts w:cs="Times New Roman"/>
          <w:sz w:val="26"/>
          <w:szCs w:val="26"/>
        </w:rPr>
      </w:pPr>
      <w:r>
        <w:rPr>
          <w:rFonts w:cs="Times New Roman"/>
          <w:sz w:val="26"/>
          <w:szCs w:val="26"/>
        </w:rPr>
        <w:t>4.9</w:t>
      </w:r>
      <w:r w:rsidRPr="004E4F51">
        <w:rPr>
          <w:rFonts w:cs="Times New Roman"/>
          <w:sz w:val="26"/>
          <w:szCs w:val="26"/>
        </w:rPr>
        <w:t>.4.</w:t>
      </w:r>
      <w:r>
        <w:rPr>
          <w:rFonts w:cs="Times New Roman"/>
          <w:sz w:val="26"/>
          <w:szCs w:val="26"/>
        </w:rPr>
        <w:t>6</w:t>
      </w:r>
      <w:r w:rsidRPr="004E4F51">
        <w:rPr>
          <w:rFonts w:cs="Times New Roman"/>
          <w:sz w:val="26"/>
          <w:szCs w:val="26"/>
        </w:rPr>
        <w:t xml:space="preserve"> The logic of the Program:</w:t>
      </w:r>
    </w:p>
    <w:p w:rsidR="006D04DD" w:rsidRPr="004E4F51" w:rsidRDefault="006D04DD" w:rsidP="006D04DD">
      <w:pPr>
        <w:pStyle w:val="ListParagraph"/>
        <w:rPr>
          <w:rFonts w:cs="Times New Roman"/>
          <w:sz w:val="26"/>
          <w:szCs w:val="26"/>
        </w:rPr>
      </w:pPr>
    </w:p>
    <w:p w:rsidR="006D04DD" w:rsidRPr="00BC4710" w:rsidRDefault="006D04DD" w:rsidP="006D04DD">
      <w:pPr>
        <w:pStyle w:val="ListParagraph"/>
        <w:rPr>
          <w:rFonts w:cs="Times New Roman"/>
          <w:szCs w:val="24"/>
        </w:rPr>
      </w:pPr>
      <w:r w:rsidRPr="00BC4710">
        <w:rPr>
          <w:rFonts w:cs="Times New Roman"/>
          <w:szCs w:val="24"/>
        </w:rPr>
        <w:t>The logic of the program is a plan of the lane that appears in the theory behind &amp; predictable outputs of actions of the program. It explains the statement otherwise theory regarding why the embedded program will work and shows the recognized effects of actions otherwise resources.</w:t>
      </w:r>
    </w:p>
    <w:p w:rsidR="006D04DD" w:rsidRDefault="006D04DD" w:rsidP="006D04DD">
      <w:pPr>
        <w:pStyle w:val="ListParagraph"/>
        <w:rPr>
          <w:rFonts w:cs="Times New Roman"/>
          <w:szCs w:val="24"/>
        </w:rPr>
      </w:pPr>
      <w:proofErr w:type="gramStart"/>
      <w:r w:rsidRPr="00BC4710">
        <w:rPr>
          <w:rFonts w:cs="Times New Roman"/>
          <w:szCs w:val="24"/>
        </w:rPr>
        <w:t>Main</w:t>
      </w:r>
      <w:proofErr w:type="gramEnd"/>
      <w:r w:rsidRPr="00BC4710">
        <w:rPr>
          <w:rFonts w:cs="Times New Roman"/>
          <w:szCs w:val="24"/>
        </w:rPr>
        <w:br/>
        <w:t>{</w:t>
      </w:r>
      <w:r w:rsidRPr="00BC4710">
        <w:rPr>
          <w:rFonts w:cs="Times New Roman"/>
          <w:szCs w:val="24"/>
        </w:rPr>
        <w:br/>
        <w:t>LED = 0x0f;</w:t>
      </w:r>
      <w:r w:rsidRPr="00BC4710">
        <w:rPr>
          <w:rFonts w:cs="Times New Roman"/>
          <w:szCs w:val="24"/>
        </w:rPr>
        <w:br/>
        <w:t>delay(100);</w:t>
      </w:r>
      <w:r w:rsidRPr="00BC4710">
        <w:rPr>
          <w:rFonts w:cs="Times New Roman"/>
          <w:szCs w:val="24"/>
        </w:rPr>
        <w:br/>
        <w:t>LED = 0x00;</w:t>
      </w:r>
      <w:r w:rsidRPr="00BC4710">
        <w:rPr>
          <w:rFonts w:cs="Times New Roman"/>
          <w:szCs w:val="24"/>
        </w:rPr>
        <w:br/>
      </w:r>
      <w:r w:rsidRPr="00BC4710">
        <w:rPr>
          <w:rFonts w:cs="Times New Roman"/>
          <w:szCs w:val="24"/>
        </w:rPr>
        <w:lastRenderedPageBreak/>
        <w:t>delay(100);</w:t>
      </w:r>
      <w:r w:rsidRPr="00BC4710">
        <w:rPr>
          <w:rFonts w:cs="Times New Roman"/>
          <w:szCs w:val="24"/>
        </w:rPr>
        <w:br/>
        <w:t>}</w:t>
      </w:r>
    </w:p>
    <w:p w:rsidR="006D04DD" w:rsidRDefault="006D04DD" w:rsidP="006D04DD">
      <w:pPr>
        <w:pStyle w:val="ListParagraph"/>
        <w:rPr>
          <w:rFonts w:cs="Times New Roman"/>
          <w:szCs w:val="24"/>
        </w:rPr>
      </w:pPr>
    </w:p>
    <w:p w:rsidR="006D04DD" w:rsidRPr="00156408" w:rsidRDefault="006D04DD" w:rsidP="006D04DD">
      <w:pPr>
        <w:pStyle w:val="ListParagraph"/>
        <w:rPr>
          <w:rFonts w:cs="Times New Roman"/>
          <w:sz w:val="26"/>
          <w:szCs w:val="26"/>
        </w:rPr>
      </w:pPr>
      <w:r>
        <w:rPr>
          <w:rFonts w:cs="Times New Roman"/>
          <w:sz w:val="26"/>
          <w:szCs w:val="26"/>
        </w:rPr>
        <w:t>4.9</w:t>
      </w:r>
      <w:r w:rsidRPr="00156408">
        <w:rPr>
          <w:rFonts w:cs="Times New Roman"/>
          <w:sz w:val="26"/>
          <w:szCs w:val="26"/>
        </w:rPr>
        <w:t>.5 Main Factors of Embedded C Program</w:t>
      </w:r>
      <w:r>
        <w:rPr>
          <w:rFonts w:cs="Times New Roman"/>
          <w:sz w:val="26"/>
          <w:szCs w:val="26"/>
        </w:rPr>
        <w:t>:</w:t>
      </w:r>
    </w:p>
    <w:p w:rsidR="006D04DD" w:rsidRPr="00BC4710" w:rsidRDefault="006D04DD" w:rsidP="006D04DD">
      <w:pPr>
        <w:pStyle w:val="ListParagraph"/>
        <w:rPr>
          <w:rFonts w:cs="Times New Roman"/>
          <w:szCs w:val="24"/>
        </w:rPr>
      </w:pPr>
      <w:r w:rsidRPr="00BC4710">
        <w:rPr>
          <w:rFonts w:cs="Times New Roman"/>
          <w:szCs w:val="24"/>
        </w:rPr>
        <w:t>The main factors to be considered while choosing the programming language for developing an embedded system include the following.</w:t>
      </w:r>
    </w:p>
    <w:p w:rsidR="006D04DD" w:rsidRPr="00BC4710" w:rsidRDefault="006D04DD" w:rsidP="006D04DD">
      <w:pPr>
        <w:pStyle w:val="ListParagraph"/>
        <w:rPr>
          <w:rFonts w:cs="Times New Roman"/>
          <w:szCs w:val="24"/>
        </w:rPr>
      </w:pPr>
      <w:r w:rsidRPr="00BC4710">
        <w:rPr>
          <w:rFonts w:cs="Times New Roman"/>
          <w:szCs w:val="24"/>
        </w:rPr>
        <w:t>Program Size</w:t>
      </w:r>
      <w:r>
        <w:rPr>
          <w:rFonts w:cs="Times New Roman"/>
          <w:szCs w:val="24"/>
        </w:rPr>
        <w:t>:</w:t>
      </w:r>
    </w:p>
    <w:p w:rsidR="006D04DD" w:rsidRPr="00BC4710" w:rsidRDefault="006D04DD" w:rsidP="006D04DD">
      <w:pPr>
        <w:pStyle w:val="ListParagraph"/>
        <w:rPr>
          <w:rFonts w:cs="Times New Roman"/>
          <w:szCs w:val="24"/>
        </w:rPr>
      </w:pPr>
      <w:r w:rsidRPr="00BC4710">
        <w:rPr>
          <w:rFonts w:cs="Times New Roman"/>
          <w:szCs w:val="24"/>
        </w:rPr>
        <w:t>Every programming language occupies some memory where embedded processor like microcontroller includes an extremely less amount of random access memory.</w:t>
      </w:r>
    </w:p>
    <w:p w:rsidR="006D04DD" w:rsidRPr="00BC4710" w:rsidRDefault="006D04DD" w:rsidP="006D04DD">
      <w:pPr>
        <w:pStyle w:val="ListParagraph"/>
        <w:rPr>
          <w:rFonts w:cs="Times New Roman"/>
          <w:szCs w:val="24"/>
        </w:rPr>
      </w:pPr>
      <w:r w:rsidRPr="00BC4710">
        <w:rPr>
          <w:rFonts w:cs="Times New Roman"/>
          <w:szCs w:val="24"/>
        </w:rPr>
        <w:t>Speed of the Program</w:t>
      </w:r>
      <w:r>
        <w:rPr>
          <w:rFonts w:cs="Times New Roman"/>
          <w:szCs w:val="24"/>
        </w:rPr>
        <w:t>:</w:t>
      </w:r>
    </w:p>
    <w:p w:rsidR="006D04DD" w:rsidRPr="00BC4710" w:rsidRDefault="006D04DD" w:rsidP="006D04DD">
      <w:pPr>
        <w:pStyle w:val="ListParagraph"/>
        <w:rPr>
          <w:rFonts w:cs="Times New Roman"/>
          <w:szCs w:val="24"/>
        </w:rPr>
      </w:pPr>
      <w:r w:rsidRPr="00BC4710">
        <w:rPr>
          <w:rFonts w:cs="Times New Roman"/>
          <w:szCs w:val="24"/>
        </w:rPr>
        <w:t>The programming language should be very fast, so should run as quickly as possible. The speed of embedded hardware should not be reduced because of the slow-running software.</w:t>
      </w:r>
    </w:p>
    <w:p w:rsidR="006D04DD" w:rsidRPr="00BC4710" w:rsidRDefault="006D04DD" w:rsidP="006D04DD">
      <w:pPr>
        <w:pStyle w:val="ListParagraph"/>
        <w:rPr>
          <w:rFonts w:cs="Times New Roman"/>
          <w:szCs w:val="24"/>
        </w:rPr>
      </w:pPr>
      <w:r w:rsidRPr="00BC4710">
        <w:rPr>
          <w:rFonts w:cs="Times New Roman"/>
          <w:szCs w:val="24"/>
        </w:rPr>
        <w:t>Portability</w:t>
      </w:r>
      <w:r>
        <w:rPr>
          <w:rFonts w:cs="Times New Roman"/>
          <w:szCs w:val="24"/>
        </w:rPr>
        <w:t>:</w:t>
      </w:r>
    </w:p>
    <w:p w:rsidR="006D04DD" w:rsidRPr="00BC4710" w:rsidRDefault="006D04DD" w:rsidP="006D04DD">
      <w:pPr>
        <w:pStyle w:val="ListParagraph"/>
        <w:rPr>
          <w:rFonts w:cs="Times New Roman"/>
          <w:szCs w:val="24"/>
        </w:rPr>
      </w:pPr>
      <w:r w:rsidRPr="00BC4710">
        <w:rPr>
          <w:rFonts w:cs="Times New Roman"/>
          <w:szCs w:val="24"/>
        </w:rPr>
        <w:t>For the different embedded processors, the compilation of similar programs can be done.</w:t>
      </w:r>
    </w:p>
    <w:p w:rsidR="006D04DD" w:rsidRPr="00BC4710" w:rsidRDefault="006D04DD" w:rsidP="006D04DD">
      <w:pPr>
        <w:pStyle w:val="ListParagraph"/>
        <w:numPr>
          <w:ilvl w:val="0"/>
          <w:numId w:val="48"/>
        </w:numPr>
        <w:suppressAutoHyphens w:val="0"/>
        <w:spacing w:after="0" w:line="240" w:lineRule="auto"/>
        <w:jc w:val="left"/>
        <w:rPr>
          <w:rFonts w:cs="Times New Roman"/>
          <w:szCs w:val="24"/>
        </w:rPr>
      </w:pPr>
      <w:r w:rsidRPr="00BC4710">
        <w:rPr>
          <w:rFonts w:cs="Times New Roman"/>
          <w:szCs w:val="24"/>
        </w:rPr>
        <w:t>Simple Implementation</w:t>
      </w:r>
    </w:p>
    <w:p w:rsidR="006D04DD" w:rsidRPr="00BC4710" w:rsidRDefault="006D04DD" w:rsidP="006D04DD">
      <w:pPr>
        <w:pStyle w:val="ListParagraph"/>
        <w:numPr>
          <w:ilvl w:val="0"/>
          <w:numId w:val="48"/>
        </w:numPr>
        <w:suppressAutoHyphens w:val="0"/>
        <w:spacing w:after="0" w:line="240" w:lineRule="auto"/>
        <w:jc w:val="left"/>
        <w:rPr>
          <w:rFonts w:cs="Times New Roman"/>
          <w:szCs w:val="24"/>
        </w:rPr>
      </w:pPr>
      <w:r w:rsidRPr="00BC4710">
        <w:rPr>
          <w:rFonts w:cs="Times New Roman"/>
          <w:szCs w:val="24"/>
        </w:rPr>
        <w:t>Simple Maintenance</w:t>
      </w:r>
    </w:p>
    <w:p w:rsidR="006D04DD" w:rsidRPr="00BC4710" w:rsidRDefault="006D04DD" w:rsidP="006D04DD">
      <w:pPr>
        <w:pStyle w:val="ListParagraph"/>
        <w:numPr>
          <w:ilvl w:val="0"/>
          <w:numId w:val="48"/>
        </w:numPr>
        <w:suppressAutoHyphens w:val="0"/>
        <w:spacing w:after="0" w:line="240" w:lineRule="auto"/>
        <w:jc w:val="left"/>
        <w:rPr>
          <w:rFonts w:cs="Times New Roman"/>
          <w:szCs w:val="24"/>
        </w:rPr>
      </w:pPr>
      <w:r w:rsidRPr="00BC4710">
        <w:rPr>
          <w:rFonts w:cs="Times New Roman"/>
          <w:szCs w:val="24"/>
        </w:rPr>
        <w:t>Readability</w:t>
      </w:r>
    </w:p>
    <w:p w:rsidR="006D04DD" w:rsidRDefault="006D04DD" w:rsidP="006D04DD">
      <w:pPr>
        <w:pStyle w:val="ListParagraph"/>
        <w:ind w:left="1080"/>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eastAsia="Times New Roman" w:cs="Times New Roman"/>
          <w:szCs w:val="24"/>
          <w:lang w:bidi="ar-SA"/>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shd w:val="clear" w:color="auto" w:fill="FFFFFF"/>
        </w:rPr>
      </w:pPr>
    </w:p>
    <w:p w:rsidR="006D04DD" w:rsidRPr="00BC4710" w:rsidRDefault="006D04DD" w:rsidP="006D04DD">
      <w:pPr>
        <w:pStyle w:val="ListParagraph"/>
        <w:rPr>
          <w:rFonts w:cs="Times New Roman"/>
          <w:szCs w:val="24"/>
          <w:shd w:val="clear" w:color="auto" w:fill="FFFFFF"/>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eastAsia="Times New Roman" w:cs="Times New Roman"/>
          <w:szCs w:val="24"/>
          <w:lang w:bidi="ar-SA"/>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pStyle w:val="ListParagraph"/>
        <w:rPr>
          <w:rFonts w:cs="Times New Roman"/>
          <w:szCs w:val="24"/>
        </w:rPr>
      </w:pPr>
    </w:p>
    <w:p w:rsidR="006D04DD" w:rsidRPr="00BC4710" w:rsidRDefault="006D04DD" w:rsidP="006D04DD">
      <w:pPr>
        <w:jc w:val="both"/>
        <w:rPr>
          <w:rFonts w:ascii="Times New Roman" w:hAnsi="Times New Roman"/>
          <w:sz w:val="24"/>
          <w:szCs w:val="24"/>
        </w:rPr>
      </w:pPr>
    </w:p>
    <w:p w:rsidR="006D04DD" w:rsidRPr="00BC4710" w:rsidRDefault="006D04DD" w:rsidP="006D04DD">
      <w:pPr>
        <w:jc w:val="both"/>
        <w:rPr>
          <w:rFonts w:ascii="Times New Roman" w:hAnsi="Times New Roman"/>
          <w:sz w:val="24"/>
          <w:szCs w:val="24"/>
        </w:rPr>
      </w:pPr>
    </w:p>
    <w:p w:rsidR="006D04DD" w:rsidRDefault="006D04DD" w:rsidP="006D04DD">
      <w:pPr>
        <w:rPr>
          <w:rFonts w:ascii="Times New Roman" w:hAnsi="Times New Roman"/>
          <w:b/>
          <w:bCs/>
        </w:rPr>
      </w:pPr>
    </w:p>
    <w:p w:rsidR="006D04DD" w:rsidRDefault="006D04DD" w:rsidP="006D04DD">
      <w:pPr>
        <w:rPr>
          <w:rFonts w:ascii="Times New Roman" w:hAnsi="Times New Roman"/>
          <w:b/>
          <w:bCs/>
        </w:rPr>
      </w:pPr>
    </w:p>
    <w:p w:rsidR="006D04DD" w:rsidRDefault="006D04DD" w:rsidP="006D04DD">
      <w:pPr>
        <w:rPr>
          <w:rFonts w:ascii="Times New Roman" w:hAnsi="Times New Roman"/>
          <w:b/>
          <w:bCs/>
        </w:rPr>
      </w:pPr>
    </w:p>
    <w:p w:rsidR="006D04DD" w:rsidRPr="006D04DD" w:rsidRDefault="006D04DD" w:rsidP="009B2C04">
      <w:pPr>
        <w:jc w:val="both"/>
        <w:rPr>
          <w:rFonts w:ascii="Times New Roman" w:hAnsi="Times New Roman"/>
          <w:b/>
          <w:bCs/>
          <w:sz w:val="28"/>
          <w:szCs w:val="28"/>
        </w:rPr>
      </w:pPr>
      <w:r w:rsidRPr="006D04DD">
        <w:rPr>
          <w:rFonts w:ascii="Times New Roman" w:hAnsi="Times New Roman"/>
          <w:bCs/>
          <w:sz w:val="28"/>
          <w:szCs w:val="28"/>
        </w:rPr>
        <w:lastRenderedPageBreak/>
        <w:t>CHAPTER-5: RESULTS AND DISCUSSIONS</w:t>
      </w:r>
      <w:r w:rsidRPr="006D04DD">
        <w:rPr>
          <w:rFonts w:ascii="Times New Roman" w:hAnsi="Times New Roman"/>
          <w:b/>
          <w:bCs/>
          <w:sz w:val="28"/>
          <w:szCs w:val="28"/>
        </w:rPr>
        <w:t>.</w:t>
      </w:r>
    </w:p>
    <w:p w:rsidR="006D04DD" w:rsidRPr="006D04DD" w:rsidRDefault="006D04DD" w:rsidP="009B2C04">
      <w:pPr>
        <w:jc w:val="both"/>
        <w:rPr>
          <w:rFonts w:ascii="Times New Roman" w:hAnsi="Times New Roman"/>
          <w:bCs/>
          <w:sz w:val="24"/>
          <w:szCs w:val="24"/>
        </w:rPr>
      </w:pPr>
      <w:r w:rsidRPr="006D04DD">
        <w:rPr>
          <w:rFonts w:ascii="Times New Roman" w:hAnsi="Times New Roman"/>
          <w:bCs/>
          <w:sz w:val="24"/>
          <w:szCs w:val="24"/>
        </w:rPr>
        <w:t>5.1 Result:</w:t>
      </w:r>
    </w:p>
    <w:p w:rsidR="006D04DD" w:rsidRPr="006D04DD" w:rsidRDefault="006D04DD" w:rsidP="009B2C04">
      <w:pPr>
        <w:jc w:val="both"/>
        <w:rPr>
          <w:rFonts w:ascii="Times New Roman" w:hAnsi="Times New Roman"/>
          <w:sz w:val="24"/>
          <w:szCs w:val="24"/>
        </w:rPr>
      </w:pPr>
      <w:r w:rsidRPr="006D04DD">
        <w:rPr>
          <w:rFonts w:ascii="Times New Roman" w:hAnsi="Times New Roman"/>
          <w:sz w:val="24"/>
          <w:szCs w:val="24"/>
        </w:rPr>
        <w:t>The project ‘</w:t>
      </w:r>
      <w:r w:rsidRPr="006D04DD">
        <w:rPr>
          <w:rFonts w:ascii="Times New Roman" w:hAnsi="Times New Roman"/>
          <w:b/>
          <w:bCs/>
          <w:sz w:val="24"/>
          <w:szCs w:val="24"/>
        </w:rPr>
        <w:t>SOLAR POWERED MULTIPURPOSE ROBOT USING ESP32</w:t>
      </w:r>
      <w:r w:rsidRPr="006D04DD">
        <w:rPr>
          <w:rFonts w:ascii="Times New Roman" w:hAnsi="Times New Roman"/>
          <w:sz w:val="24"/>
          <w:szCs w:val="24"/>
        </w:rPr>
        <w:t xml:space="preserve">’ is a great helping device which can be used in agriculture. The basic aim of this project is to eliminate the use of bulls and human </w:t>
      </w:r>
      <w:proofErr w:type="spellStart"/>
      <w:r w:rsidRPr="006D04DD">
        <w:rPr>
          <w:rFonts w:ascii="Times New Roman" w:hAnsi="Times New Roman"/>
          <w:sz w:val="24"/>
          <w:szCs w:val="24"/>
        </w:rPr>
        <w:t>labour</w:t>
      </w:r>
      <w:proofErr w:type="spellEnd"/>
      <w:r w:rsidRPr="006D04DD">
        <w:rPr>
          <w:rFonts w:ascii="Times New Roman" w:hAnsi="Times New Roman"/>
          <w:sz w:val="24"/>
          <w:szCs w:val="24"/>
        </w:rPr>
        <w:t xml:space="preserve">, and reduces the dependency of farmers on diesel vehicles and </w:t>
      </w:r>
      <w:proofErr w:type="spellStart"/>
      <w:r w:rsidRPr="006D04DD">
        <w:rPr>
          <w:rFonts w:ascii="Times New Roman" w:hAnsi="Times New Roman"/>
          <w:sz w:val="24"/>
          <w:szCs w:val="24"/>
        </w:rPr>
        <w:t>animals.This</w:t>
      </w:r>
      <w:proofErr w:type="spellEnd"/>
      <w:r w:rsidRPr="006D04DD">
        <w:rPr>
          <w:rFonts w:ascii="Times New Roman" w:hAnsi="Times New Roman"/>
          <w:sz w:val="24"/>
          <w:szCs w:val="24"/>
        </w:rPr>
        <w:t xml:space="preserve"> device works with the solar power and</w:t>
      </w:r>
      <w:r w:rsidRPr="006D04DD">
        <w:rPr>
          <w:rFonts w:ascii="Times New Roman" w:hAnsi="Times New Roman"/>
          <w:i/>
          <w:iCs/>
          <w:sz w:val="24"/>
          <w:szCs w:val="24"/>
        </w:rPr>
        <w:t>ESP32.</w:t>
      </w:r>
      <w:r w:rsidRPr="006D04DD">
        <w:rPr>
          <w:rFonts w:ascii="Times New Roman" w:hAnsi="Times New Roman"/>
          <w:sz w:val="24"/>
          <w:szCs w:val="24"/>
        </w:rPr>
        <w:t xml:space="preserve"> When powering the ESP32 using solar panels or batteries, it is important to save power.</w:t>
      </w:r>
    </w:p>
    <w:p w:rsidR="006D04DD" w:rsidRPr="006D04DD" w:rsidRDefault="006D04DD" w:rsidP="009B2C04">
      <w:pPr>
        <w:jc w:val="both"/>
        <w:rPr>
          <w:rFonts w:ascii="Times New Roman" w:hAnsi="Times New Roman"/>
          <w:sz w:val="24"/>
          <w:szCs w:val="24"/>
        </w:rPr>
      </w:pPr>
      <w:r w:rsidRPr="006D04DD">
        <w:rPr>
          <w:rFonts w:ascii="Times New Roman" w:hAnsi="Times New Roman"/>
          <w:sz w:val="24"/>
          <w:szCs w:val="24"/>
        </w:rPr>
        <w:t xml:space="preserve">The designed robot gets power from solar panel which converts sunlight into electricity, where solar cells last </w:t>
      </w:r>
      <w:proofErr w:type="gramStart"/>
      <w:r w:rsidRPr="006D04DD">
        <w:rPr>
          <w:rFonts w:ascii="Times New Roman" w:hAnsi="Times New Roman"/>
          <w:sz w:val="24"/>
          <w:szCs w:val="24"/>
        </w:rPr>
        <w:t>a longer time and low running costs</w:t>
      </w:r>
      <w:proofErr w:type="gramEnd"/>
      <w:r w:rsidRPr="006D04DD">
        <w:rPr>
          <w:rFonts w:ascii="Times New Roman" w:hAnsi="Times New Roman"/>
          <w:sz w:val="24"/>
          <w:szCs w:val="24"/>
        </w:rPr>
        <w:t>. The electrical energy is given to this device in order to work properly.</w:t>
      </w:r>
      <w:r w:rsidRPr="006D04DD">
        <w:rPr>
          <w:rFonts w:ascii="Times New Roman" w:hAnsi="Times New Roman"/>
          <w:noProof/>
          <w:sz w:val="24"/>
          <w:szCs w:val="24"/>
        </w:rPr>
        <w:drawing>
          <wp:inline distT="0" distB="0" distL="0" distR="0">
            <wp:extent cx="5943600" cy="3439795"/>
            <wp:effectExtent l="0" t="0" r="0" b="825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39795"/>
                    </a:xfrm>
                    <a:prstGeom prst="rect">
                      <a:avLst/>
                    </a:prstGeom>
                  </pic:spPr>
                </pic:pic>
              </a:graphicData>
            </a:graphic>
          </wp:inline>
        </w:drawing>
      </w:r>
    </w:p>
    <w:p w:rsidR="006D04DD" w:rsidRPr="006D04DD" w:rsidRDefault="006D04DD" w:rsidP="009B2C04">
      <w:pPr>
        <w:jc w:val="both"/>
        <w:rPr>
          <w:rFonts w:ascii="Times New Roman" w:hAnsi="Times New Roman"/>
          <w:sz w:val="24"/>
          <w:szCs w:val="24"/>
        </w:rPr>
      </w:pPr>
      <w:r w:rsidRPr="006D04DD">
        <w:rPr>
          <w:rFonts w:ascii="Times New Roman" w:hAnsi="Times New Roman"/>
          <w:sz w:val="24"/>
          <w:szCs w:val="24"/>
        </w:rPr>
        <w:t xml:space="preserve">This robot will perform the seed sowing and </w:t>
      </w:r>
      <w:proofErr w:type="spellStart"/>
      <w:r w:rsidRPr="006D04DD">
        <w:rPr>
          <w:rFonts w:ascii="Times New Roman" w:hAnsi="Times New Roman"/>
          <w:sz w:val="24"/>
          <w:szCs w:val="24"/>
        </w:rPr>
        <w:t>ploughing</w:t>
      </w:r>
      <w:proofErr w:type="spellEnd"/>
      <w:r w:rsidRPr="006D04DD">
        <w:rPr>
          <w:rFonts w:ascii="Times New Roman" w:hAnsi="Times New Roman"/>
          <w:sz w:val="24"/>
          <w:szCs w:val="24"/>
        </w:rPr>
        <w:t>. This will be very helpful in agricultural fields and sectors.</w:t>
      </w:r>
    </w:p>
    <w:p w:rsidR="006D04DD" w:rsidRPr="006D04DD" w:rsidRDefault="006D04DD" w:rsidP="009B2C04">
      <w:pPr>
        <w:jc w:val="both"/>
        <w:rPr>
          <w:rFonts w:ascii="Times New Roman" w:hAnsi="Times New Roman"/>
          <w:sz w:val="24"/>
          <w:szCs w:val="24"/>
        </w:rPr>
      </w:pPr>
      <w:r w:rsidRPr="006D04DD">
        <w:rPr>
          <w:rFonts w:ascii="Times New Roman" w:hAnsi="Times New Roman"/>
          <w:sz w:val="24"/>
          <w:szCs w:val="24"/>
        </w:rPr>
        <w:t xml:space="preserve">The main thing is </w:t>
      </w:r>
      <w:proofErr w:type="gramStart"/>
      <w:r w:rsidRPr="006D04DD">
        <w:rPr>
          <w:rFonts w:ascii="Times New Roman" w:hAnsi="Times New Roman"/>
          <w:sz w:val="24"/>
          <w:szCs w:val="24"/>
        </w:rPr>
        <w:t>ESP32,</w:t>
      </w:r>
      <w:proofErr w:type="gramEnd"/>
      <w:r w:rsidRPr="006D04DD">
        <w:rPr>
          <w:rFonts w:ascii="Times New Roman" w:hAnsi="Times New Roman"/>
          <w:sz w:val="24"/>
          <w:szCs w:val="24"/>
        </w:rPr>
        <w:t xml:space="preserve"> this is low cost with integrated </w:t>
      </w:r>
      <w:proofErr w:type="spellStart"/>
      <w:r w:rsidRPr="006D04DD">
        <w:rPr>
          <w:rFonts w:ascii="Times New Roman" w:hAnsi="Times New Roman"/>
          <w:sz w:val="24"/>
          <w:szCs w:val="24"/>
        </w:rPr>
        <w:t>wifi</w:t>
      </w:r>
      <w:proofErr w:type="spellEnd"/>
      <w:r w:rsidRPr="006D04DD">
        <w:rPr>
          <w:rFonts w:ascii="Times New Roman" w:hAnsi="Times New Roman"/>
          <w:sz w:val="24"/>
          <w:szCs w:val="24"/>
        </w:rPr>
        <w:t xml:space="preserve">. This is basically created and developed by </w:t>
      </w:r>
      <w:proofErr w:type="spellStart"/>
      <w:r w:rsidRPr="006D04DD">
        <w:rPr>
          <w:rFonts w:ascii="Times New Roman" w:hAnsi="Times New Roman"/>
          <w:sz w:val="24"/>
          <w:szCs w:val="24"/>
        </w:rPr>
        <w:t>Espressif</w:t>
      </w:r>
      <w:proofErr w:type="spellEnd"/>
      <w:r w:rsidRPr="006D04DD">
        <w:rPr>
          <w:rFonts w:ascii="Times New Roman" w:hAnsi="Times New Roman"/>
          <w:sz w:val="24"/>
          <w:szCs w:val="24"/>
        </w:rPr>
        <w:t xml:space="preserve"> Systems, in China.</w:t>
      </w:r>
    </w:p>
    <w:p w:rsidR="006D04DD" w:rsidRPr="006D04DD" w:rsidRDefault="006D04DD" w:rsidP="009B2C04">
      <w:pPr>
        <w:jc w:val="both"/>
        <w:rPr>
          <w:rFonts w:ascii="Times New Roman" w:hAnsi="Times New Roman"/>
          <w:sz w:val="24"/>
          <w:szCs w:val="24"/>
        </w:rPr>
      </w:pPr>
      <w:r w:rsidRPr="006D04DD">
        <w:rPr>
          <w:rFonts w:ascii="Times New Roman" w:hAnsi="Times New Roman"/>
          <w:sz w:val="24"/>
          <w:szCs w:val="24"/>
        </w:rPr>
        <w:t xml:space="preserve">In this advance world, this kind of robot is used in many fields such as </w:t>
      </w:r>
      <w:proofErr w:type="spellStart"/>
      <w:r w:rsidRPr="006D04DD">
        <w:rPr>
          <w:rFonts w:ascii="Times New Roman" w:hAnsi="Times New Roman"/>
          <w:sz w:val="24"/>
          <w:szCs w:val="24"/>
        </w:rPr>
        <w:t>defence</w:t>
      </w:r>
      <w:proofErr w:type="spellEnd"/>
      <w:r w:rsidRPr="006D04DD">
        <w:rPr>
          <w:rFonts w:ascii="Times New Roman" w:hAnsi="Times New Roman"/>
          <w:sz w:val="24"/>
          <w:szCs w:val="24"/>
        </w:rPr>
        <w:t>, medical fields and industries and so on.</w:t>
      </w:r>
    </w:p>
    <w:p w:rsidR="006D04DD" w:rsidRPr="006D04DD" w:rsidRDefault="006D04DD" w:rsidP="009B2C04">
      <w:pPr>
        <w:jc w:val="both"/>
        <w:rPr>
          <w:rFonts w:ascii="Times New Roman" w:hAnsi="Times New Roman"/>
          <w:bCs/>
          <w:sz w:val="28"/>
          <w:szCs w:val="28"/>
        </w:rPr>
      </w:pPr>
      <w:r w:rsidRPr="006D04DD">
        <w:rPr>
          <w:rFonts w:ascii="Times New Roman" w:hAnsi="Times New Roman"/>
          <w:bCs/>
          <w:sz w:val="28"/>
          <w:szCs w:val="28"/>
        </w:rPr>
        <w:t>CHAPTER 6:  CONCLUSION AND FUTURE SCOPE</w:t>
      </w:r>
    </w:p>
    <w:p w:rsidR="006D04DD" w:rsidRPr="006D04DD" w:rsidRDefault="006D04DD" w:rsidP="009B2C04">
      <w:pPr>
        <w:jc w:val="both"/>
        <w:rPr>
          <w:rFonts w:ascii="Times New Roman" w:hAnsi="Times New Roman"/>
          <w:bCs/>
          <w:sz w:val="24"/>
          <w:szCs w:val="24"/>
        </w:rPr>
      </w:pPr>
      <w:r w:rsidRPr="006D04DD">
        <w:rPr>
          <w:rFonts w:ascii="Times New Roman" w:hAnsi="Times New Roman"/>
          <w:bCs/>
          <w:sz w:val="24"/>
          <w:szCs w:val="24"/>
        </w:rPr>
        <w:t>6.1 Conclusion:</w:t>
      </w:r>
    </w:p>
    <w:p w:rsidR="006D04DD" w:rsidRDefault="006D04DD" w:rsidP="009B2C04">
      <w:pPr>
        <w:jc w:val="both"/>
        <w:rPr>
          <w:rFonts w:ascii="Times New Roman" w:hAnsi="Times New Roman"/>
        </w:rPr>
      </w:pPr>
      <w:r>
        <w:rPr>
          <w:rFonts w:ascii="Times New Roman" w:hAnsi="Times New Roman"/>
        </w:rPr>
        <w:t xml:space="preserve">In agriculture, by using this we can reduce </w:t>
      </w:r>
      <w:proofErr w:type="gramStart"/>
      <w:r>
        <w:rPr>
          <w:rFonts w:ascii="Times New Roman" w:hAnsi="Times New Roman"/>
        </w:rPr>
        <w:t>the reduce</w:t>
      </w:r>
      <w:proofErr w:type="gramEnd"/>
      <w:r>
        <w:rPr>
          <w:rFonts w:ascii="Times New Roman" w:hAnsi="Times New Roman"/>
        </w:rPr>
        <w:t xml:space="preserve"> the farmers effect and time. This way we can overcome the </w:t>
      </w:r>
      <w:proofErr w:type="spellStart"/>
      <w:r>
        <w:rPr>
          <w:rFonts w:ascii="Times New Roman" w:hAnsi="Times New Roman"/>
        </w:rPr>
        <w:t>labour</w:t>
      </w:r>
      <w:proofErr w:type="spellEnd"/>
      <w:r>
        <w:rPr>
          <w:rFonts w:ascii="Times New Roman" w:hAnsi="Times New Roman"/>
        </w:rPr>
        <w:t xml:space="preserve"> work. In this </w:t>
      </w:r>
      <w:proofErr w:type="spellStart"/>
      <w:r>
        <w:rPr>
          <w:rFonts w:ascii="Times New Roman" w:hAnsi="Times New Roman"/>
        </w:rPr>
        <w:t>plouging</w:t>
      </w:r>
      <w:proofErr w:type="spellEnd"/>
      <w:r>
        <w:rPr>
          <w:rFonts w:ascii="Times New Roman" w:hAnsi="Times New Roman"/>
        </w:rPr>
        <w:t>, sensing dry land and giving signal operations can be done. This is very simple and easy to operate.</w:t>
      </w:r>
    </w:p>
    <w:p w:rsidR="006D04DD" w:rsidRDefault="006D04DD" w:rsidP="009B2C04">
      <w:pPr>
        <w:jc w:val="both"/>
        <w:rPr>
          <w:rFonts w:ascii="Times New Roman" w:hAnsi="Times New Roman"/>
          <w:bCs/>
          <w:sz w:val="24"/>
          <w:szCs w:val="24"/>
        </w:rPr>
      </w:pPr>
    </w:p>
    <w:p w:rsidR="006D04DD" w:rsidRDefault="006D04DD" w:rsidP="009B2C04">
      <w:pPr>
        <w:jc w:val="both"/>
        <w:rPr>
          <w:rFonts w:ascii="Times New Roman" w:hAnsi="Times New Roman"/>
          <w:bCs/>
          <w:sz w:val="24"/>
          <w:szCs w:val="24"/>
        </w:rPr>
      </w:pPr>
    </w:p>
    <w:p w:rsidR="006D04DD" w:rsidRPr="006D04DD" w:rsidRDefault="006D04DD" w:rsidP="009B2C04">
      <w:pPr>
        <w:jc w:val="both"/>
        <w:rPr>
          <w:rFonts w:ascii="Times New Roman" w:hAnsi="Times New Roman"/>
          <w:bCs/>
          <w:sz w:val="24"/>
          <w:szCs w:val="24"/>
        </w:rPr>
      </w:pPr>
      <w:r w:rsidRPr="006D04DD">
        <w:rPr>
          <w:rFonts w:ascii="Times New Roman" w:hAnsi="Times New Roman"/>
          <w:bCs/>
          <w:sz w:val="24"/>
          <w:szCs w:val="24"/>
        </w:rPr>
        <w:lastRenderedPageBreak/>
        <w:t>6.2 Future Scope:</w:t>
      </w:r>
    </w:p>
    <w:p w:rsidR="006D04DD" w:rsidRDefault="006D04DD" w:rsidP="009B2C04">
      <w:pPr>
        <w:jc w:val="both"/>
        <w:rPr>
          <w:rFonts w:ascii="Times New Roman" w:hAnsi="Times New Roman"/>
        </w:rPr>
      </w:pPr>
      <w:r>
        <w:rPr>
          <w:rFonts w:ascii="Times New Roman" w:hAnsi="Times New Roman"/>
        </w:rPr>
        <w:t>We use ESP32 which is microcontroller, where it can be integrated with hybrid microcontrollers. At the same time by using solar energy environmental pollution can be reduced.</w:t>
      </w:r>
    </w:p>
    <w:p w:rsidR="006D04DD" w:rsidRDefault="006D04DD" w:rsidP="009B2C04">
      <w:pPr>
        <w:jc w:val="both"/>
        <w:rPr>
          <w:rFonts w:ascii="Times New Roman" w:hAnsi="Times New Roman"/>
        </w:rPr>
      </w:pPr>
      <w:r>
        <w:rPr>
          <w:rFonts w:ascii="Times New Roman" w:hAnsi="Times New Roman"/>
        </w:rPr>
        <w:t xml:space="preserve">This can be controlled based on Internet </w:t>
      </w:r>
      <w:proofErr w:type="gramStart"/>
      <w:r>
        <w:rPr>
          <w:rFonts w:ascii="Times New Roman" w:hAnsi="Times New Roman"/>
        </w:rPr>
        <w:t>Of</w:t>
      </w:r>
      <w:proofErr w:type="gramEnd"/>
      <w:r>
        <w:rPr>
          <w:rFonts w:ascii="Times New Roman" w:hAnsi="Times New Roman"/>
        </w:rPr>
        <w:t xml:space="preserve"> Things (IOT) such as GPS and </w:t>
      </w:r>
      <w:proofErr w:type="spellStart"/>
      <w:r>
        <w:rPr>
          <w:rFonts w:ascii="Times New Roman" w:hAnsi="Times New Roman"/>
        </w:rPr>
        <w:t>wifi</w:t>
      </w:r>
      <w:proofErr w:type="spellEnd"/>
      <w:r>
        <w:rPr>
          <w:rFonts w:ascii="Times New Roman" w:hAnsi="Times New Roman"/>
        </w:rPr>
        <w:t xml:space="preserve"> controllable devices.</w:t>
      </w:r>
    </w:p>
    <w:p w:rsidR="006D04DD" w:rsidRDefault="006D04DD" w:rsidP="009B2C04">
      <w:pPr>
        <w:jc w:val="both"/>
        <w:rPr>
          <w:rFonts w:ascii="Times New Roman" w:hAnsi="Times New Roman"/>
          <w:b/>
          <w:bCs/>
        </w:rPr>
      </w:pPr>
    </w:p>
    <w:p w:rsidR="006D04DD" w:rsidRDefault="006D04DD" w:rsidP="009B2C04">
      <w:pPr>
        <w:jc w:val="both"/>
        <w:rPr>
          <w:rFonts w:ascii="Times New Roman" w:hAnsi="Times New Roman"/>
          <w:b/>
          <w:bCs/>
        </w:rPr>
      </w:pPr>
      <w:r>
        <w:rPr>
          <w:rFonts w:ascii="Times New Roman" w:hAnsi="Times New Roman"/>
          <w:b/>
          <w:bCs/>
        </w:rPr>
        <w:t xml:space="preserve">REFERENCES </w:t>
      </w:r>
    </w:p>
    <w:p w:rsidR="006D04DD" w:rsidRDefault="006D04DD" w:rsidP="009B2C04">
      <w:pPr>
        <w:jc w:val="both"/>
        <w:rPr>
          <w:rFonts w:ascii="Times New Roman" w:hAnsi="Times New Roman"/>
        </w:rPr>
      </w:pPr>
      <w:r>
        <w:rPr>
          <w:rFonts w:ascii="Times New Roman" w:hAnsi="Times New Roman"/>
        </w:rPr>
        <w:t xml:space="preserve">[1] S. </w:t>
      </w:r>
      <w:proofErr w:type="spellStart"/>
      <w:r>
        <w:rPr>
          <w:rFonts w:ascii="Times New Roman" w:hAnsi="Times New Roman"/>
        </w:rPr>
        <w:t>Umarkar</w:t>
      </w:r>
      <w:proofErr w:type="spellEnd"/>
      <w:r>
        <w:rPr>
          <w:rFonts w:ascii="Times New Roman" w:hAnsi="Times New Roman"/>
        </w:rPr>
        <w:t xml:space="preserve"> and A. </w:t>
      </w:r>
      <w:proofErr w:type="spellStart"/>
      <w:r>
        <w:rPr>
          <w:rFonts w:ascii="Times New Roman" w:hAnsi="Times New Roman"/>
        </w:rPr>
        <w:t>Karwankar</w:t>
      </w:r>
      <w:proofErr w:type="spellEnd"/>
      <w:r>
        <w:rPr>
          <w:rFonts w:ascii="Times New Roman" w:hAnsi="Times New Roman"/>
        </w:rPr>
        <w:t xml:space="preserve">, “Automated Seed Sowing </w:t>
      </w:r>
      <w:proofErr w:type="spellStart"/>
      <w:r>
        <w:rPr>
          <w:rFonts w:ascii="Times New Roman" w:hAnsi="Times New Roman"/>
        </w:rPr>
        <w:t>Agribot</w:t>
      </w:r>
      <w:proofErr w:type="spellEnd"/>
      <w:r>
        <w:rPr>
          <w:rFonts w:ascii="Times New Roman" w:hAnsi="Times New Roman"/>
        </w:rPr>
        <w:t xml:space="preserve"> using </w:t>
      </w:r>
      <w:proofErr w:type="spellStart"/>
      <w:r>
        <w:rPr>
          <w:rFonts w:ascii="Times New Roman" w:hAnsi="Times New Roman"/>
        </w:rPr>
        <w:t>Arduino</w:t>
      </w:r>
      <w:proofErr w:type="spellEnd"/>
      <w:r>
        <w:rPr>
          <w:rFonts w:ascii="Times New Roman" w:hAnsi="Times New Roman"/>
        </w:rPr>
        <w:t>” in IEEE Conference on Communication and Signal Processing, April 2016, pp. 1379-1383.</w:t>
      </w:r>
    </w:p>
    <w:p w:rsidR="006D04DD" w:rsidRDefault="006D04DD" w:rsidP="009B2C04">
      <w:pPr>
        <w:jc w:val="both"/>
        <w:rPr>
          <w:rFonts w:ascii="Times New Roman" w:hAnsi="Times New Roman"/>
        </w:rPr>
      </w:pPr>
      <w:r>
        <w:rPr>
          <w:rFonts w:ascii="Times New Roman" w:hAnsi="Times New Roman"/>
        </w:rPr>
        <w:t xml:space="preserve">[2] M.D.I. </w:t>
      </w:r>
      <w:proofErr w:type="spellStart"/>
      <w:r>
        <w:rPr>
          <w:rFonts w:ascii="Times New Roman" w:hAnsi="Times New Roman"/>
        </w:rPr>
        <w:t>Sujon</w:t>
      </w:r>
      <w:proofErr w:type="spellEnd"/>
      <w:r>
        <w:rPr>
          <w:rFonts w:ascii="Times New Roman" w:hAnsi="Times New Roman"/>
        </w:rPr>
        <w:t xml:space="preserve">, R. </w:t>
      </w:r>
      <w:proofErr w:type="spellStart"/>
      <w:r>
        <w:rPr>
          <w:rFonts w:ascii="Times New Roman" w:hAnsi="Times New Roman"/>
        </w:rPr>
        <w:t>Nasir</w:t>
      </w:r>
      <w:proofErr w:type="spellEnd"/>
      <w:r>
        <w:rPr>
          <w:rFonts w:ascii="Times New Roman" w:hAnsi="Times New Roman"/>
        </w:rPr>
        <w:t xml:space="preserve">, M.M.I. </w:t>
      </w:r>
      <w:proofErr w:type="spellStart"/>
      <w:r>
        <w:rPr>
          <w:rFonts w:ascii="Times New Roman" w:hAnsi="Times New Roman"/>
        </w:rPr>
        <w:t>Habib</w:t>
      </w:r>
      <w:proofErr w:type="spellEnd"/>
      <w:r>
        <w:rPr>
          <w:rFonts w:ascii="Times New Roman" w:hAnsi="Times New Roman"/>
        </w:rPr>
        <w:t xml:space="preserve">, </w:t>
      </w:r>
      <w:proofErr w:type="spellStart"/>
      <w:r>
        <w:rPr>
          <w:rFonts w:ascii="Times New Roman" w:hAnsi="Times New Roman"/>
        </w:rPr>
        <w:t>M.I.Nomaan</w:t>
      </w:r>
      <w:proofErr w:type="spellEnd"/>
      <w:r>
        <w:rPr>
          <w:rFonts w:ascii="Times New Roman" w:hAnsi="Times New Roman"/>
        </w:rPr>
        <w:t xml:space="preserve"> J. </w:t>
      </w:r>
      <w:proofErr w:type="spellStart"/>
      <w:r>
        <w:rPr>
          <w:rFonts w:ascii="Times New Roman" w:hAnsi="Times New Roman"/>
        </w:rPr>
        <w:t>Baidya</w:t>
      </w:r>
      <w:proofErr w:type="spellEnd"/>
      <w:r>
        <w:rPr>
          <w:rFonts w:ascii="Times New Roman" w:hAnsi="Times New Roman"/>
        </w:rPr>
        <w:t xml:space="preserve"> and M.R. Islam “</w:t>
      </w:r>
      <w:proofErr w:type="spellStart"/>
      <w:r>
        <w:rPr>
          <w:rFonts w:ascii="Times New Roman" w:hAnsi="Times New Roman"/>
        </w:rPr>
        <w:t>Agribot</w:t>
      </w:r>
      <w:proofErr w:type="spellEnd"/>
      <w:r>
        <w:rPr>
          <w:rFonts w:ascii="Times New Roman" w:hAnsi="Times New Roman"/>
        </w:rPr>
        <w:t xml:space="preserve">: </w:t>
      </w:r>
      <w:proofErr w:type="spellStart"/>
      <w:r>
        <w:rPr>
          <w:rFonts w:ascii="Times New Roman" w:hAnsi="Times New Roman"/>
        </w:rPr>
        <w:t>Arduino</w:t>
      </w:r>
      <w:proofErr w:type="spellEnd"/>
      <w:r>
        <w:rPr>
          <w:rFonts w:ascii="Times New Roman" w:hAnsi="Times New Roman"/>
        </w:rPr>
        <w:t xml:space="preserve"> Controlled Autonomous Multipurpose Farm Machinery Robot for Small to medium scale cultivation” in IEEE conference on intelligent autonomous systems, March 2018</w:t>
      </w:r>
      <w:proofErr w:type="gramStart"/>
      <w:r>
        <w:rPr>
          <w:rFonts w:ascii="Times New Roman" w:hAnsi="Times New Roman"/>
        </w:rPr>
        <w:t>,pp</w:t>
      </w:r>
      <w:proofErr w:type="gramEnd"/>
      <w:r>
        <w:rPr>
          <w:rFonts w:ascii="Times New Roman" w:hAnsi="Times New Roman"/>
        </w:rPr>
        <w:t>. 155-159.</w:t>
      </w:r>
    </w:p>
    <w:p w:rsidR="006D04DD" w:rsidRDefault="006D04DD" w:rsidP="009B2C04">
      <w:pPr>
        <w:jc w:val="both"/>
        <w:rPr>
          <w:rFonts w:ascii="Times New Roman" w:hAnsi="Times New Roman"/>
        </w:rPr>
      </w:pPr>
      <w:r>
        <w:rPr>
          <w:rFonts w:ascii="Times New Roman" w:hAnsi="Times New Roman"/>
        </w:rPr>
        <w:t xml:space="preserve">[3] H. </w:t>
      </w:r>
      <w:proofErr w:type="spellStart"/>
      <w:r>
        <w:rPr>
          <w:rFonts w:ascii="Times New Roman" w:hAnsi="Times New Roman"/>
        </w:rPr>
        <w:t>Pota</w:t>
      </w:r>
      <w:proofErr w:type="spellEnd"/>
      <w:r>
        <w:rPr>
          <w:rFonts w:ascii="Times New Roman" w:hAnsi="Times New Roman"/>
        </w:rPr>
        <w:t xml:space="preserve">, R. Eaton, J. </w:t>
      </w:r>
      <w:proofErr w:type="spellStart"/>
      <w:r>
        <w:rPr>
          <w:rFonts w:ascii="Times New Roman" w:hAnsi="Times New Roman"/>
        </w:rPr>
        <w:t>Katapriya</w:t>
      </w:r>
      <w:proofErr w:type="spellEnd"/>
      <w:r>
        <w:rPr>
          <w:rFonts w:ascii="Times New Roman" w:hAnsi="Times New Roman"/>
        </w:rPr>
        <w:t xml:space="preserve"> and S.D. </w:t>
      </w:r>
      <w:proofErr w:type="spellStart"/>
      <w:r>
        <w:rPr>
          <w:rFonts w:ascii="Times New Roman" w:hAnsi="Times New Roman"/>
        </w:rPr>
        <w:t>Pathirana</w:t>
      </w:r>
      <w:proofErr w:type="spellEnd"/>
      <w:r>
        <w:rPr>
          <w:rFonts w:ascii="Times New Roman" w:hAnsi="Times New Roman"/>
        </w:rPr>
        <w:t xml:space="preserve">, “Agricultural robotics: A streamlined approach to </w:t>
      </w:r>
      <w:proofErr w:type="spellStart"/>
      <w:r>
        <w:rPr>
          <w:rFonts w:ascii="Times New Roman" w:hAnsi="Times New Roman"/>
        </w:rPr>
        <w:t>realisation</w:t>
      </w:r>
      <w:proofErr w:type="spellEnd"/>
      <w:r>
        <w:rPr>
          <w:rFonts w:ascii="Times New Roman" w:hAnsi="Times New Roman"/>
        </w:rPr>
        <w:t xml:space="preserve"> autonomous farming,” in IEEE conference on industrial and information systems, 2007</w:t>
      </w:r>
      <w:proofErr w:type="gramStart"/>
      <w:r>
        <w:rPr>
          <w:rFonts w:ascii="Times New Roman" w:hAnsi="Times New Roman"/>
        </w:rPr>
        <w:t>,pp</w:t>
      </w:r>
      <w:proofErr w:type="gramEnd"/>
      <w:r>
        <w:rPr>
          <w:rFonts w:ascii="Times New Roman" w:hAnsi="Times New Roman"/>
        </w:rPr>
        <w:t>. 85-90.</w:t>
      </w:r>
    </w:p>
    <w:p w:rsidR="006D04DD" w:rsidRDefault="006D04DD" w:rsidP="009B2C04">
      <w:pPr>
        <w:jc w:val="both"/>
        <w:rPr>
          <w:rFonts w:ascii="Times New Roman" w:hAnsi="Times New Roman"/>
        </w:rPr>
      </w:pPr>
      <w:r>
        <w:rPr>
          <w:rFonts w:ascii="Times New Roman" w:hAnsi="Times New Roman"/>
        </w:rPr>
        <w:t xml:space="preserve">[4] S. </w:t>
      </w:r>
      <w:proofErr w:type="spellStart"/>
      <w:r>
        <w:rPr>
          <w:rFonts w:ascii="Times New Roman" w:hAnsi="Times New Roman"/>
        </w:rPr>
        <w:t>Kareenulla</w:t>
      </w:r>
      <w:proofErr w:type="spellEnd"/>
      <w:r>
        <w:rPr>
          <w:rFonts w:ascii="Times New Roman" w:hAnsi="Times New Roman"/>
        </w:rPr>
        <w:t xml:space="preserve">, E. </w:t>
      </w:r>
      <w:proofErr w:type="spellStart"/>
      <w:r>
        <w:rPr>
          <w:rFonts w:ascii="Times New Roman" w:hAnsi="Times New Roman"/>
        </w:rPr>
        <w:t>Prajwal</w:t>
      </w:r>
      <w:proofErr w:type="spellEnd"/>
      <w:r>
        <w:rPr>
          <w:rFonts w:ascii="Times New Roman" w:hAnsi="Times New Roman"/>
        </w:rPr>
        <w:t xml:space="preserve">, B. </w:t>
      </w:r>
      <w:proofErr w:type="spellStart"/>
      <w:r>
        <w:rPr>
          <w:rFonts w:ascii="Times New Roman" w:hAnsi="Times New Roman"/>
        </w:rPr>
        <w:t>Sujeshkumar</w:t>
      </w:r>
      <w:proofErr w:type="spellEnd"/>
      <w:r>
        <w:rPr>
          <w:rFonts w:ascii="Times New Roman" w:hAnsi="Times New Roman"/>
        </w:rPr>
        <w:t>, B. Mahesh, and V Reddy, “GPS based Autonomous Agriculture Robot”, in IEEE International conference on design innovations for 3Cs compute communicate control, 2018</w:t>
      </w:r>
      <w:proofErr w:type="gramStart"/>
      <w:r>
        <w:rPr>
          <w:rFonts w:ascii="Times New Roman" w:hAnsi="Times New Roman"/>
        </w:rPr>
        <w:t>,pp</w:t>
      </w:r>
      <w:proofErr w:type="gramEnd"/>
      <w:r>
        <w:rPr>
          <w:rFonts w:ascii="Times New Roman" w:hAnsi="Times New Roman"/>
        </w:rPr>
        <w:t>. 100-105.</w:t>
      </w:r>
    </w:p>
    <w:p w:rsidR="006D04DD" w:rsidRDefault="006D04DD" w:rsidP="009B2C04">
      <w:pPr>
        <w:jc w:val="both"/>
        <w:rPr>
          <w:rFonts w:ascii="Times New Roman" w:hAnsi="Times New Roman"/>
        </w:rPr>
      </w:pPr>
      <w:r>
        <w:rPr>
          <w:rFonts w:ascii="Times New Roman" w:hAnsi="Times New Roman"/>
        </w:rPr>
        <w:t xml:space="preserve">[5] HC-05- Bluetooth Module, Available: </w:t>
      </w:r>
      <w:hyperlink r:id="rId150" w:history="1">
        <w:r w:rsidRPr="005F3FE9">
          <w:rPr>
            <w:rStyle w:val="Hyperlink"/>
            <w:rFonts w:ascii="Times New Roman" w:hAnsi="Times New Roman"/>
          </w:rPr>
          <w:t>https://components101.com/wireless/HD-05-bluetooth-module</w:t>
        </w:r>
      </w:hyperlink>
      <w:r>
        <w:rPr>
          <w:rFonts w:ascii="Times New Roman" w:hAnsi="Times New Roman"/>
        </w:rPr>
        <w:t>”, accessed on September 2018.</w:t>
      </w:r>
    </w:p>
    <w:p w:rsidR="006D04DD" w:rsidRDefault="006D04DD" w:rsidP="009B2C04">
      <w:pPr>
        <w:jc w:val="both"/>
        <w:rPr>
          <w:rFonts w:ascii="Times New Roman" w:hAnsi="Times New Roman"/>
        </w:rPr>
      </w:pPr>
      <w:r>
        <w:rPr>
          <w:rFonts w:ascii="Times New Roman" w:hAnsi="Times New Roman"/>
        </w:rPr>
        <w:t xml:space="preserve">[6] P.V. </w:t>
      </w:r>
      <w:proofErr w:type="spellStart"/>
      <w:r>
        <w:rPr>
          <w:rFonts w:ascii="Times New Roman" w:hAnsi="Times New Roman"/>
        </w:rPr>
        <w:t>Santhi</w:t>
      </w:r>
      <w:proofErr w:type="spellEnd"/>
      <w:r>
        <w:rPr>
          <w:rFonts w:ascii="Times New Roman" w:hAnsi="Times New Roman"/>
        </w:rPr>
        <w:t xml:space="preserve">, N. </w:t>
      </w:r>
      <w:proofErr w:type="spellStart"/>
      <w:r>
        <w:rPr>
          <w:rFonts w:ascii="Times New Roman" w:hAnsi="Times New Roman"/>
        </w:rPr>
        <w:t>kapileswar</w:t>
      </w:r>
      <w:proofErr w:type="spellEnd"/>
      <w:r>
        <w:rPr>
          <w:rFonts w:ascii="Times New Roman" w:hAnsi="Times New Roman"/>
        </w:rPr>
        <w:t xml:space="preserve">, </w:t>
      </w:r>
      <w:proofErr w:type="spellStart"/>
      <w:r>
        <w:rPr>
          <w:rFonts w:ascii="Times New Roman" w:hAnsi="Times New Roman"/>
        </w:rPr>
        <w:t>V.K.R.Chenchela</w:t>
      </w:r>
      <w:proofErr w:type="spellEnd"/>
      <w:r>
        <w:rPr>
          <w:rFonts w:ascii="Times New Roman" w:hAnsi="Times New Roman"/>
        </w:rPr>
        <w:t xml:space="preserve"> and C.H.V.S Prasad, “Sensor and vision based autonomous </w:t>
      </w:r>
      <w:proofErr w:type="spellStart"/>
      <w:r>
        <w:rPr>
          <w:rFonts w:ascii="Times New Roman" w:hAnsi="Times New Roman"/>
        </w:rPr>
        <w:t>Agribot</w:t>
      </w:r>
      <w:proofErr w:type="spellEnd"/>
      <w:r>
        <w:rPr>
          <w:rFonts w:ascii="Times New Roman" w:hAnsi="Times New Roman"/>
        </w:rPr>
        <w:t xml:space="preserve"> for sowing seeds”, in IEEE International Conference on energy communications, data analysis and soft </w:t>
      </w:r>
      <w:proofErr w:type="gramStart"/>
      <w:r>
        <w:rPr>
          <w:rFonts w:ascii="Times New Roman" w:hAnsi="Times New Roman"/>
        </w:rPr>
        <w:t>computing(</w:t>
      </w:r>
      <w:proofErr w:type="gramEnd"/>
      <w:r>
        <w:rPr>
          <w:rFonts w:ascii="Times New Roman" w:hAnsi="Times New Roman"/>
        </w:rPr>
        <w:t>ICECDS), 2017, pp. 242-245.</w:t>
      </w:r>
    </w:p>
    <w:p w:rsidR="006D04DD" w:rsidRPr="00884753" w:rsidRDefault="006D04DD" w:rsidP="009B2C04">
      <w:pPr>
        <w:jc w:val="both"/>
        <w:rPr>
          <w:rFonts w:ascii="Times New Roman" w:hAnsi="Times New Roman"/>
        </w:rPr>
      </w:pPr>
      <w:r w:rsidRPr="00884753">
        <w:rPr>
          <w:rFonts w:ascii="Times New Roman" w:hAnsi="Times New Roman"/>
        </w:rPr>
        <w:t xml:space="preserve">[7] </w:t>
      </w:r>
      <w:proofErr w:type="spellStart"/>
      <w:r w:rsidRPr="00884753">
        <w:rPr>
          <w:rFonts w:ascii="Times New Roman" w:hAnsi="Times New Roman"/>
        </w:rPr>
        <w:t>P.V.S.Jayakrisna</w:t>
      </w:r>
      <w:proofErr w:type="spellEnd"/>
      <w:r w:rsidRPr="00884753">
        <w:rPr>
          <w:rFonts w:ascii="Times New Roman" w:hAnsi="Times New Roman"/>
        </w:rPr>
        <w:t xml:space="preserve">, </w:t>
      </w:r>
      <w:proofErr w:type="spellStart"/>
      <w:r w:rsidRPr="00884753">
        <w:rPr>
          <w:rFonts w:ascii="Times New Roman" w:hAnsi="Times New Roman"/>
        </w:rPr>
        <w:t>M.S.Reddy</w:t>
      </w:r>
      <w:proofErr w:type="spellEnd"/>
      <w:r w:rsidRPr="00884753">
        <w:rPr>
          <w:rFonts w:ascii="Times New Roman" w:hAnsi="Times New Roman"/>
        </w:rPr>
        <w:t xml:space="preserve">, </w:t>
      </w:r>
      <w:proofErr w:type="spellStart"/>
      <w:r w:rsidRPr="00884753">
        <w:rPr>
          <w:rFonts w:ascii="Times New Roman" w:hAnsi="Times New Roman"/>
        </w:rPr>
        <w:t>N.J.Sai</w:t>
      </w:r>
      <w:proofErr w:type="spellEnd"/>
      <w:r w:rsidRPr="00884753">
        <w:rPr>
          <w:rFonts w:ascii="Times New Roman" w:hAnsi="Times New Roman"/>
        </w:rPr>
        <w:t xml:space="preserve">, </w:t>
      </w:r>
      <w:proofErr w:type="spellStart"/>
      <w:r w:rsidRPr="00884753">
        <w:rPr>
          <w:rFonts w:ascii="Times New Roman" w:hAnsi="Times New Roman"/>
        </w:rPr>
        <w:t>N.Susheel</w:t>
      </w:r>
      <w:proofErr w:type="spellEnd"/>
      <w:r w:rsidRPr="00884753">
        <w:rPr>
          <w:rFonts w:ascii="Times New Roman" w:hAnsi="Times New Roman"/>
        </w:rPr>
        <w:t xml:space="preserve"> and </w:t>
      </w:r>
      <w:proofErr w:type="spellStart"/>
      <w:r w:rsidRPr="00884753">
        <w:rPr>
          <w:rFonts w:ascii="Times New Roman" w:hAnsi="Times New Roman"/>
        </w:rPr>
        <w:t>K.P.Peeyush</w:t>
      </w:r>
      <w:proofErr w:type="spellEnd"/>
      <w:r w:rsidRPr="00884753">
        <w:rPr>
          <w:rFonts w:ascii="Times New Roman" w:hAnsi="Times New Roman"/>
        </w:rPr>
        <w:t>, “Autonomous seed sowing agricultural robot,” in IEEE Conference on advances in computing, communications and informatics (ICACCI), 2018, pp.2332-2336.</w:t>
      </w:r>
    </w:p>
    <w:p w:rsidR="006D04DD" w:rsidRPr="00884753" w:rsidRDefault="006D04DD" w:rsidP="009B2C04">
      <w:pPr>
        <w:jc w:val="both"/>
        <w:rPr>
          <w:rFonts w:ascii="Times New Roman" w:hAnsi="Times New Roman"/>
        </w:rPr>
      </w:pPr>
      <w:r w:rsidRPr="00884753">
        <w:rPr>
          <w:rFonts w:ascii="Times New Roman" w:hAnsi="Times New Roman"/>
        </w:rPr>
        <w:t xml:space="preserve">[8] </w:t>
      </w:r>
      <w:proofErr w:type="spellStart"/>
      <w:r w:rsidRPr="00884753">
        <w:rPr>
          <w:rFonts w:ascii="Times New Roman" w:hAnsi="Times New Roman"/>
        </w:rPr>
        <w:t>N.S.Naik</w:t>
      </w:r>
      <w:proofErr w:type="spellEnd"/>
      <w:r w:rsidRPr="00884753">
        <w:rPr>
          <w:rFonts w:ascii="Times New Roman" w:hAnsi="Times New Roman"/>
        </w:rPr>
        <w:t xml:space="preserve">, </w:t>
      </w:r>
      <w:proofErr w:type="spellStart"/>
      <w:r w:rsidRPr="00884753">
        <w:rPr>
          <w:rFonts w:ascii="Times New Roman" w:hAnsi="Times New Roman"/>
        </w:rPr>
        <w:t>V.V.Shete</w:t>
      </w:r>
      <w:proofErr w:type="spellEnd"/>
      <w:r w:rsidRPr="00884753">
        <w:rPr>
          <w:rFonts w:ascii="Times New Roman" w:hAnsi="Times New Roman"/>
        </w:rPr>
        <w:t xml:space="preserve"> and </w:t>
      </w:r>
      <w:proofErr w:type="spellStart"/>
      <w:r w:rsidRPr="00884753">
        <w:rPr>
          <w:rFonts w:ascii="Times New Roman" w:hAnsi="Times New Roman"/>
        </w:rPr>
        <w:t>S.R.Danve</w:t>
      </w:r>
      <w:proofErr w:type="spellEnd"/>
      <w:r w:rsidRPr="00884753">
        <w:rPr>
          <w:rFonts w:ascii="Times New Roman" w:hAnsi="Times New Roman"/>
        </w:rPr>
        <w:t>, “Precision agriculture robot for seeding function,” in IEEEE International conference on inventive computation technologies (ICICT), 2016, pp. 1-3.</w:t>
      </w:r>
    </w:p>
    <w:p w:rsidR="006D04DD" w:rsidRPr="00884753" w:rsidRDefault="006D04DD" w:rsidP="009B2C04">
      <w:pPr>
        <w:jc w:val="both"/>
        <w:rPr>
          <w:rFonts w:ascii="Times New Roman" w:hAnsi="Times New Roman"/>
        </w:rPr>
      </w:pPr>
      <w:r w:rsidRPr="00884753">
        <w:rPr>
          <w:rFonts w:ascii="Times New Roman" w:hAnsi="Times New Roman"/>
        </w:rPr>
        <w:t xml:space="preserve">[9] </w:t>
      </w:r>
      <w:proofErr w:type="spellStart"/>
      <w:r w:rsidRPr="00884753">
        <w:rPr>
          <w:rFonts w:ascii="Times New Roman" w:hAnsi="Times New Roman"/>
        </w:rPr>
        <w:t>M.U.Hassan</w:t>
      </w:r>
      <w:proofErr w:type="spellEnd"/>
      <w:r w:rsidRPr="00884753">
        <w:rPr>
          <w:rFonts w:ascii="Times New Roman" w:hAnsi="Times New Roman"/>
        </w:rPr>
        <w:t xml:space="preserve">, </w:t>
      </w:r>
      <w:proofErr w:type="spellStart"/>
      <w:r w:rsidRPr="00884753">
        <w:rPr>
          <w:rFonts w:ascii="Times New Roman" w:hAnsi="Times New Roman"/>
        </w:rPr>
        <w:t>M.Ullah</w:t>
      </w:r>
      <w:proofErr w:type="spellEnd"/>
      <w:r w:rsidRPr="00884753">
        <w:rPr>
          <w:rFonts w:ascii="Times New Roman" w:hAnsi="Times New Roman"/>
        </w:rPr>
        <w:t xml:space="preserve"> and </w:t>
      </w:r>
      <w:proofErr w:type="spellStart"/>
      <w:r w:rsidRPr="00884753">
        <w:rPr>
          <w:rFonts w:ascii="Times New Roman" w:hAnsi="Times New Roman"/>
        </w:rPr>
        <w:t>J.Iqbal</w:t>
      </w:r>
      <w:proofErr w:type="spellEnd"/>
      <w:r w:rsidRPr="00884753">
        <w:rPr>
          <w:rFonts w:ascii="Times New Roman" w:hAnsi="Times New Roman"/>
        </w:rPr>
        <w:t>, “Towards autonomy in agriculture: Design and prototyping of a robotic vehicle with seed selector,” in IEEEE International conference on robotics and artificial intelligence (ICRAI), 2016, pp.37-44.</w:t>
      </w:r>
    </w:p>
    <w:p w:rsidR="006D04DD" w:rsidRPr="00884753" w:rsidRDefault="006D04DD" w:rsidP="009B2C04">
      <w:pPr>
        <w:jc w:val="both"/>
        <w:rPr>
          <w:rFonts w:ascii="Times New Roman" w:hAnsi="Times New Roman"/>
        </w:rPr>
      </w:pPr>
      <w:r w:rsidRPr="00884753">
        <w:rPr>
          <w:rFonts w:ascii="Times New Roman" w:hAnsi="Times New Roman"/>
        </w:rPr>
        <w:t xml:space="preserve">[10] </w:t>
      </w:r>
      <w:proofErr w:type="spellStart"/>
      <w:r w:rsidRPr="00884753">
        <w:rPr>
          <w:rFonts w:ascii="Times New Roman" w:hAnsi="Times New Roman"/>
        </w:rPr>
        <w:t>S.Konam</w:t>
      </w:r>
      <w:proofErr w:type="spellEnd"/>
      <w:r w:rsidRPr="00884753">
        <w:rPr>
          <w:rFonts w:ascii="Times New Roman" w:hAnsi="Times New Roman"/>
        </w:rPr>
        <w:t xml:space="preserve">, </w:t>
      </w:r>
      <w:proofErr w:type="spellStart"/>
      <w:r w:rsidRPr="00884753">
        <w:rPr>
          <w:rFonts w:ascii="Times New Roman" w:hAnsi="Times New Roman"/>
        </w:rPr>
        <w:t>N.Srinivasa</w:t>
      </w:r>
      <w:proofErr w:type="spellEnd"/>
      <w:r w:rsidRPr="00884753">
        <w:rPr>
          <w:rFonts w:ascii="Times New Roman" w:hAnsi="Times New Roman"/>
        </w:rPr>
        <w:t xml:space="preserve"> </w:t>
      </w:r>
      <w:proofErr w:type="spellStart"/>
      <w:r w:rsidRPr="00884753">
        <w:rPr>
          <w:rFonts w:ascii="Times New Roman" w:hAnsi="Times New Roman"/>
        </w:rPr>
        <w:t>Rao</w:t>
      </w:r>
      <w:proofErr w:type="spellEnd"/>
      <w:r w:rsidRPr="00884753">
        <w:rPr>
          <w:rFonts w:ascii="Times New Roman" w:hAnsi="Times New Roman"/>
        </w:rPr>
        <w:t xml:space="preserve"> and </w:t>
      </w:r>
      <w:proofErr w:type="spellStart"/>
      <w:r w:rsidRPr="00884753">
        <w:rPr>
          <w:rFonts w:ascii="Times New Roman" w:hAnsi="Times New Roman"/>
        </w:rPr>
        <w:t>K.Mohan</w:t>
      </w:r>
      <w:proofErr w:type="spellEnd"/>
      <w:r w:rsidRPr="00884753">
        <w:rPr>
          <w:rFonts w:ascii="Times New Roman" w:hAnsi="Times New Roman"/>
        </w:rPr>
        <w:t xml:space="preserve"> Krishna, “Design encompassing mechanical aspects of ROTAAI: Robot to aid agricultural industry,” in IEEEE International conference on soft computing and machine intelligence, 2014, pp.15-19.</w:t>
      </w:r>
    </w:p>
    <w:p w:rsidR="006D04DD" w:rsidRPr="00884753" w:rsidRDefault="006D04DD" w:rsidP="009B2C04">
      <w:pPr>
        <w:jc w:val="both"/>
        <w:rPr>
          <w:rFonts w:ascii="Times New Roman" w:hAnsi="Times New Roman"/>
        </w:rPr>
      </w:pPr>
      <w:r w:rsidRPr="00884753">
        <w:rPr>
          <w:rFonts w:ascii="Times New Roman" w:hAnsi="Times New Roman"/>
        </w:rPr>
        <w:t xml:space="preserve">[11] </w:t>
      </w:r>
      <w:proofErr w:type="spellStart"/>
      <w:r w:rsidRPr="00884753">
        <w:rPr>
          <w:rFonts w:ascii="Times New Roman" w:hAnsi="Times New Roman"/>
        </w:rPr>
        <w:t>C.M.Barber</w:t>
      </w:r>
      <w:proofErr w:type="spellEnd"/>
      <w:r w:rsidRPr="00884753">
        <w:rPr>
          <w:rFonts w:ascii="Times New Roman" w:hAnsi="Times New Roman"/>
        </w:rPr>
        <w:t xml:space="preserve">, </w:t>
      </w:r>
      <w:proofErr w:type="spellStart"/>
      <w:r w:rsidRPr="00884753">
        <w:rPr>
          <w:rFonts w:ascii="Times New Roman" w:hAnsi="Times New Roman"/>
        </w:rPr>
        <w:t>R.J.Shucksmith</w:t>
      </w:r>
      <w:proofErr w:type="spellEnd"/>
      <w:r w:rsidRPr="00884753">
        <w:rPr>
          <w:rFonts w:ascii="Times New Roman" w:hAnsi="Times New Roman"/>
        </w:rPr>
        <w:t xml:space="preserve">, </w:t>
      </w:r>
      <w:proofErr w:type="spellStart"/>
      <w:r w:rsidRPr="00884753">
        <w:rPr>
          <w:rFonts w:ascii="Times New Roman" w:hAnsi="Times New Roman"/>
        </w:rPr>
        <w:t>B.M.Donald</w:t>
      </w:r>
      <w:proofErr w:type="spellEnd"/>
      <w:r w:rsidRPr="00884753">
        <w:rPr>
          <w:rFonts w:ascii="Times New Roman" w:hAnsi="Times New Roman"/>
        </w:rPr>
        <w:t xml:space="preserve"> and </w:t>
      </w:r>
      <w:proofErr w:type="spellStart"/>
      <w:r w:rsidRPr="00884753">
        <w:rPr>
          <w:rFonts w:ascii="Times New Roman" w:hAnsi="Times New Roman"/>
        </w:rPr>
        <w:t>B.C.Wunsche</w:t>
      </w:r>
      <w:proofErr w:type="spellEnd"/>
      <w:r w:rsidRPr="00884753">
        <w:rPr>
          <w:rFonts w:ascii="Times New Roman" w:hAnsi="Times New Roman"/>
        </w:rPr>
        <w:t xml:space="preserve">, “Sketch-based robot programming,” in IEEEE International conference of image and vision computing </w:t>
      </w:r>
      <w:proofErr w:type="spellStart"/>
      <w:r w:rsidRPr="00884753">
        <w:rPr>
          <w:rFonts w:ascii="Times New Roman" w:hAnsi="Times New Roman"/>
        </w:rPr>
        <w:t>newzealand</w:t>
      </w:r>
      <w:proofErr w:type="spellEnd"/>
      <w:r w:rsidRPr="00884753">
        <w:rPr>
          <w:rFonts w:ascii="Times New Roman" w:hAnsi="Times New Roman"/>
        </w:rPr>
        <w:t>, 2010, pp. 1-8.</w:t>
      </w:r>
    </w:p>
    <w:p w:rsidR="006D04DD" w:rsidRPr="00884753" w:rsidRDefault="006D04DD" w:rsidP="009B2C04">
      <w:pPr>
        <w:jc w:val="both"/>
        <w:rPr>
          <w:rFonts w:ascii="Times New Roman" w:hAnsi="Times New Roman"/>
        </w:rPr>
      </w:pPr>
      <w:r w:rsidRPr="00884753">
        <w:rPr>
          <w:rFonts w:ascii="Times New Roman" w:hAnsi="Times New Roman"/>
        </w:rPr>
        <w:t xml:space="preserve">[12] </w:t>
      </w:r>
      <w:proofErr w:type="spellStart"/>
      <w:r w:rsidRPr="00884753">
        <w:rPr>
          <w:rFonts w:ascii="Times New Roman" w:hAnsi="Times New Roman"/>
        </w:rPr>
        <w:t>A.Srinivastava</w:t>
      </w:r>
      <w:proofErr w:type="spellEnd"/>
      <w:r w:rsidRPr="00884753">
        <w:rPr>
          <w:rFonts w:ascii="Times New Roman" w:hAnsi="Times New Roman"/>
        </w:rPr>
        <w:t xml:space="preserve">, </w:t>
      </w:r>
      <w:proofErr w:type="spellStart"/>
      <w:r w:rsidRPr="00884753">
        <w:rPr>
          <w:rFonts w:ascii="Times New Roman" w:hAnsi="Times New Roman"/>
        </w:rPr>
        <w:t>S.Vijay</w:t>
      </w:r>
      <w:proofErr w:type="spellEnd"/>
      <w:r w:rsidRPr="00884753">
        <w:rPr>
          <w:rFonts w:ascii="Times New Roman" w:hAnsi="Times New Roman"/>
        </w:rPr>
        <w:t xml:space="preserve">, </w:t>
      </w:r>
      <w:proofErr w:type="spellStart"/>
      <w:r w:rsidRPr="00884753">
        <w:rPr>
          <w:rFonts w:ascii="Times New Roman" w:hAnsi="Times New Roman"/>
        </w:rPr>
        <w:t>A.Negi</w:t>
      </w:r>
      <w:proofErr w:type="spellEnd"/>
      <w:r w:rsidRPr="00884753">
        <w:rPr>
          <w:rFonts w:ascii="Times New Roman" w:hAnsi="Times New Roman"/>
        </w:rPr>
        <w:t xml:space="preserve">, </w:t>
      </w:r>
      <w:proofErr w:type="spellStart"/>
      <w:r w:rsidRPr="00884753">
        <w:rPr>
          <w:rFonts w:ascii="Times New Roman" w:hAnsi="Times New Roman"/>
        </w:rPr>
        <w:t>P.Shrivastva</w:t>
      </w:r>
      <w:proofErr w:type="spellEnd"/>
      <w:r w:rsidRPr="00884753">
        <w:rPr>
          <w:rFonts w:ascii="Times New Roman" w:hAnsi="Times New Roman"/>
        </w:rPr>
        <w:t xml:space="preserve">, </w:t>
      </w:r>
      <w:proofErr w:type="spellStart"/>
      <w:r w:rsidRPr="00884753">
        <w:rPr>
          <w:rFonts w:ascii="Times New Roman" w:hAnsi="Times New Roman"/>
        </w:rPr>
        <w:t>A.Singh</w:t>
      </w:r>
      <w:proofErr w:type="spellEnd"/>
      <w:r w:rsidRPr="00884753">
        <w:rPr>
          <w:rFonts w:ascii="Times New Roman" w:hAnsi="Times New Roman"/>
        </w:rPr>
        <w:t>, “DTMF based intelligent farming robot vehicle: An ease to farmers, “in IEEEE International conference on embedded systems, 2014, pp. 206-210.</w:t>
      </w:r>
    </w:p>
    <w:p w:rsidR="006D04DD" w:rsidRPr="0072019C" w:rsidRDefault="006D04DD" w:rsidP="009B2C04">
      <w:pPr>
        <w:jc w:val="both"/>
        <w:rPr>
          <w:rFonts w:ascii="Times New Roman" w:hAnsi="Times New Roman"/>
        </w:rPr>
      </w:pPr>
    </w:p>
    <w:p w:rsidR="006D04DD" w:rsidRDefault="006D04DD" w:rsidP="006D04DD">
      <w:pPr>
        <w:pStyle w:val="NormalWeb"/>
        <w:spacing w:before="0" w:beforeAutospacing="0" w:after="0" w:afterAutospacing="0" w:line="324" w:lineRule="atLeast"/>
        <w:rPr>
          <w:b/>
          <w:color w:val="000000"/>
          <w:sz w:val="22"/>
          <w:szCs w:val="22"/>
        </w:rPr>
      </w:pPr>
    </w:p>
    <w:p w:rsidR="006D04DD" w:rsidRDefault="006D04DD" w:rsidP="006D04DD">
      <w:pPr>
        <w:pStyle w:val="NormalWeb"/>
        <w:spacing w:before="0" w:beforeAutospacing="0" w:after="0" w:afterAutospacing="0" w:line="324" w:lineRule="atLeast"/>
        <w:rPr>
          <w:b/>
          <w:color w:val="000000"/>
          <w:sz w:val="22"/>
          <w:szCs w:val="22"/>
        </w:rPr>
      </w:pPr>
    </w:p>
    <w:p w:rsidR="006D04DD" w:rsidRPr="00387304" w:rsidRDefault="006D04DD" w:rsidP="006D04DD">
      <w:pPr>
        <w:pStyle w:val="NormalWeb"/>
        <w:spacing w:before="0" w:beforeAutospacing="0" w:after="0" w:afterAutospacing="0" w:line="324" w:lineRule="atLeast"/>
        <w:rPr>
          <w:b/>
          <w:color w:val="000000"/>
          <w:sz w:val="22"/>
          <w:szCs w:val="22"/>
        </w:rPr>
      </w:pPr>
      <w:r w:rsidRPr="00387304">
        <w:rPr>
          <w:b/>
          <w:color w:val="000000"/>
          <w:sz w:val="22"/>
          <w:szCs w:val="22"/>
        </w:rPr>
        <w:lastRenderedPageBreak/>
        <w:t>APPENDIX</w:t>
      </w:r>
    </w:p>
    <w:p w:rsidR="006D04DD" w:rsidRDefault="006D04DD" w:rsidP="009B2C04">
      <w:pPr>
        <w:pStyle w:val="NormalWeb"/>
        <w:spacing w:before="0" w:beforeAutospacing="0" w:after="0" w:afterAutospacing="0" w:line="324" w:lineRule="atLeast"/>
        <w:jc w:val="both"/>
        <w:rPr>
          <w:color w:val="000000"/>
          <w:sz w:val="22"/>
          <w:szCs w:val="27"/>
        </w:rPr>
      </w:pPr>
    </w:p>
    <w:p w:rsidR="006D04DD" w:rsidRPr="00387304" w:rsidRDefault="006D04DD" w:rsidP="009B2C04">
      <w:pPr>
        <w:pStyle w:val="NormalWeb"/>
        <w:spacing w:before="0" w:beforeAutospacing="0" w:after="0" w:afterAutospacing="0" w:line="324" w:lineRule="atLeast"/>
        <w:jc w:val="both"/>
        <w:rPr>
          <w:color w:val="000000"/>
          <w:sz w:val="22"/>
          <w:szCs w:val="27"/>
        </w:rPr>
      </w:pPr>
      <w:r w:rsidRPr="00387304">
        <w:rPr>
          <w:color w:val="000000"/>
          <w:sz w:val="22"/>
          <w:szCs w:val="27"/>
        </w:rPr>
        <w:t>Program Code:</w:t>
      </w:r>
    </w:p>
    <w:p w:rsidR="006D04DD" w:rsidRPr="005D3019" w:rsidRDefault="006D04DD" w:rsidP="009B2C04">
      <w:pPr>
        <w:pStyle w:val="NormalWeb"/>
        <w:spacing w:line="324" w:lineRule="atLeast"/>
        <w:jc w:val="both"/>
        <w:rPr>
          <w:i/>
          <w:iCs/>
          <w:color w:val="000000"/>
          <w:sz w:val="22"/>
          <w:szCs w:val="27"/>
        </w:rPr>
      </w:pPr>
      <w:r w:rsidRPr="005D3019">
        <w:rPr>
          <w:i/>
          <w:iCs/>
          <w:color w:val="000000"/>
          <w:sz w:val="22"/>
          <w:szCs w:val="27"/>
        </w:rPr>
        <w:t>#define TRIGGER 2</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#define ECHO    4</w:t>
      </w:r>
    </w:p>
    <w:p w:rsidR="006D04DD" w:rsidRPr="005D3019" w:rsidRDefault="006D04DD" w:rsidP="009B2C04">
      <w:pPr>
        <w:pStyle w:val="NormalWeb"/>
        <w:spacing w:line="324" w:lineRule="atLeast"/>
        <w:jc w:val="both"/>
        <w:rPr>
          <w:i/>
          <w:iCs/>
          <w:color w:val="000000"/>
          <w:sz w:val="22"/>
          <w:szCs w:val="22"/>
        </w:rPr>
      </w:pP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#define BLYNK_PRINT Serial</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#include &lt;</w:t>
      </w:r>
      <w:proofErr w:type="spellStart"/>
      <w:r w:rsidRPr="005D3019">
        <w:rPr>
          <w:i/>
          <w:iCs/>
          <w:color w:val="000000"/>
          <w:sz w:val="22"/>
          <w:szCs w:val="22"/>
        </w:rPr>
        <w:t>WiFi.h</w:t>
      </w:r>
      <w:proofErr w:type="spellEnd"/>
      <w:r w:rsidRPr="005D3019">
        <w:rPr>
          <w:i/>
          <w:iCs/>
          <w:color w:val="000000"/>
          <w:sz w:val="22"/>
          <w:szCs w:val="22"/>
        </w:rPr>
        <w:t>&gt;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#include &lt;</w:t>
      </w:r>
      <w:proofErr w:type="spellStart"/>
      <w:r w:rsidRPr="005D3019">
        <w:rPr>
          <w:i/>
          <w:iCs/>
          <w:color w:val="000000"/>
          <w:sz w:val="22"/>
          <w:szCs w:val="22"/>
        </w:rPr>
        <w:t>WiFiClient.h</w:t>
      </w:r>
      <w:proofErr w:type="spellEnd"/>
      <w:r w:rsidRPr="005D3019">
        <w:rPr>
          <w:i/>
          <w:iCs/>
          <w:color w:val="000000"/>
          <w:sz w:val="22"/>
          <w:szCs w:val="22"/>
        </w:rPr>
        <w:t>&gt;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#include &lt;BlynkSimpleEsp32.h&gt;</w:t>
      </w:r>
    </w:p>
    <w:p w:rsidR="006D04DD" w:rsidRPr="005D3019" w:rsidRDefault="006D04DD" w:rsidP="009B2C04">
      <w:pPr>
        <w:pStyle w:val="NormalWeb"/>
        <w:spacing w:line="324" w:lineRule="atLeast"/>
        <w:jc w:val="both"/>
        <w:rPr>
          <w:i/>
          <w:iCs/>
          <w:color w:val="000000"/>
          <w:sz w:val="22"/>
          <w:szCs w:val="22"/>
        </w:rPr>
      </w:pPr>
    </w:p>
    <w:p w:rsidR="006D04DD" w:rsidRPr="005D3019" w:rsidRDefault="006D04DD" w:rsidP="009B2C04">
      <w:pPr>
        <w:pStyle w:val="NormalWeb"/>
        <w:spacing w:line="324" w:lineRule="atLeast"/>
        <w:jc w:val="both"/>
        <w:rPr>
          <w:i/>
          <w:iCs/>
          <w:color w:val="000000"/>
          <w:sz w:val="22"/>
          <w:szCs w:val="22"/>
        </w:rPr>
      </w:pPr>
      <w:proofErr w:type="gramStart"/>
      <w:r w:rsidRPr="005D3019">
        <w:rPr>
          <w:i/>
          <w:iCs/>
          <w:color w:val="000000"/>
          <w:sz w:val="22"/>
          <w:szCs w:val="22"/>
        </w:rPr>
        <w:t>char</w:t>
      </w:r>
      <w:proofErr w:type="gramEnd"/>
      <w:r w:rsidRPr="005D3019">
        <w:rPr>
          <w:i/>
          <w:iCs/>
          <w:color w:val="000000"/>
          <w:sz w:val="22"/>
          <w:szCs w:val="22"/>
        </w:rPr>
        <w:t xml:space="preserve"> auth[] = "WzqKk3m3GoZRWhc2wMCJUz0wT0WjtjV6";       // You should get Auth Token in the </w:t>
      </w:r>
      <w:proofErr w:type="spellStart"/>
      <w:r w:rsidRPr="005D3019">
        <w:rPr>
          <w:i/>
          <w:iCs/>
          <w:color w:val="000000"/>
          <w:sz w:val="22"/>
          <w:szCs w:val="22"/>
        </w:rPr>
        <w:t>Blynk</w:t>
      </w:r>
      <w:proofErr w:type="spellEnd"/>
      <w:r w:rsidRPr="005D3019">
        <w:rPr>
          <w:i/>
          <w:iCs/>
          <w:color w:val="000000"/>
          <w:sz w:val="22"/>
          <w:szCs w:val="22"/>
        </w:rPr>
        <w:t xml:space="preserve"> App.</w:t>
      </w:r>
    </w:p>
    <w:p w:rsidR="006D04DD" w:rsidRPr="005D3019" w:rsidRDefault="006D04DD" w:rsidP="009B2C04">
      <w:pPr>
        <w:pStyle w:val="NormalWeb"/>
        <w:spacing w:line="324" w:lineRule="atLeast"/>
        <w:jc w:val="both"/>
        <w:rPr>
          <w:i/>
          <w:iCs/>
          <w:color w:val="000000"/>
          <w:sz w:val="22"/>
          <w:szCs w:val="22"/>
        </w:rPr>
      </w:pPr>
      <w:proofErr w:type="gramStart"/>
      <w:r w:rsidRPr="005D3019">
        <w:rPr>
          <w:i/>
          <w:iCs/>
          <w:color w:val="000000"/>
          <w:sz w:val="22"/>
          <w:szCs w:val="22"/>
        </w:rPr>
        <w:t>char</w:t>
      </w:r>
      <w:proofErr w:type="gramEnd"/>
      <w:r w:rsidRPr="005D3019">
        <w:rPr>
          <w:i/>
          <w:iCs/>
          <w:color w:val="000000"/>
          <w:sz w:val="22"/>
          <w:szCs w:val="22"/>
        </w:rPr>
        <w:t xml:space="preserve"> </w:t>
      </w:r>
      <w:proofErr w:type="spellStart"/>
      <w:r w:rsidRPr="005D3019">
        <w:rPr>
          <w:i/>
          <w:iCs/>
          <w:color w:val="000000"/>
          <w:sz w:val="22"/>
          <w:szCs w:val="22"/>
        </w:rPr>
        <w:t>ssid</w:t>
      </w:r>
      <w:proofErr w:type="spellEnd"/>
      <w:r w:rsidRPr="005D3019">
        <w:rPr>
          <w:i/>
          <w:iCs/>
          <w:color w:val="000000"/>
          <w:sz w:val="22"/>
          <w:szCs w:val="22"/>
        </w:rPr>
        <w:t>[] = "project12";                    // Your Wi-Fi Credentials</w:t>
      </w:r>
    </w:p>
    <w:p w:rsidR="006D04DD" w:rsidRPr="005D3019" w:rsidRDefault="006D04DD" w:rsidP="009B2C04">
      <w:pPr>
        <w:pStyle w:val="NormalWeb"/>
        <w:spacing w:line="324" w:lineRule="atLeast"/>
        <w:jc w:val="both"/>
        <w:rPr>
          <w:i/>
          <w:iCs/>
          <w:color w:val="000000"/>
          <w:sz w:val="22"/>
          <w:szCs w:val="22"/>
        </w:rPr>
      </w:pPr>
      <w:proofErr w:type="gramStart"/>
      <w:r w:rsidRPr="005D3019">
        <w:rPr>
          <w:i/>
          <w:iCs/>
          <w:color w:val="000000"/>
          <w:sz w:val="22"/>
          <w:szCs w:val="22"/>
        </w:rPr>
        <w:t>char</w:t>
      </w:r>
      <w:proofErr w:type="gramEnd"/>
      <w:r w:rsidRPr="005D3019">
        <w:rPr>
          <w:i/>
          <w:iCs/>
          <w:color w:val="000000"/>
          <w:sz w:val="22"/>
          <w:szCs w:val="22"/>
        </w:rPr>
        <w:t xml:space="preserve"> pass[] = "project123456";</w:t>
      </w:r>
    </w:p>
    <w:p w:rsidR="006D04DD" w:rsidRPr="005D3019" w:rsidRDefault="006D04DD" w:rsidP="009B2C04">
      <w:pPr>
        <w:pStyle w:val="NormalWeb"/>
        <w:spacing w:line="324" w:lineRule="atLeast"/>
        <w:jc w:val="both"/>
        <w:rPr>
          <w:i/>
          <w:iCs/>
          <w:color w:val="000000"/>
          <w:sz w:val="22"/>
          <w:szCs w:val="22"/>
        </w:rPr>
      </w:pPr>
      <w:proofErr w:type="spellStart"/>
      <w:r w:rsidRPr="005D3019">
        <w:rPr>
          <w:i/>
          <w:iCs/>
          <w:color w:val="000000"/>
          <w:sz w:val="22"/>
          <w:szCs w:val="22"/>
        </w:rPr>
        <w:t>WidgetLCD</w:t>
      </w:r>
      <w:proofErr w:type="spellEnd"/>
      <w:r w:rsidRPr="005D3019">
        <w:rPr>
          <w:i/>
          <w:iCs/>
          <w:color w:val="000000"/>
          <w:sz w:val="22"/>
          <w:szCs w:val="22"/>
        </w:rPr>
        <w:t xml:space="preserve"> </w:t>
      </w:r>
      <w:proofErr w:type="gramStart"/>
      <w:r w:rsidRPr="005D3019">
        <w:rPr>
          <w:i/>
          <w:iCs/>
          <w:color w:val="000000"/>
          <w:sz w:val="22"/>
          <w:szCs w:val="22"/>
        </w:rPr>
        <w:t>lcd1(</w:t>
      </w:r>
      <w:proofErr w:type="gramEnd"/>
      <w:r w:rsidRPr="005D3019">
        <w:rPr>
          <w:i/>
          <w:iCs/>
          <w:color w:val="000000"/>
          <w:sz w:val="22"/>
          <w:szCs w:val="22"/>
        </w:rPr>
        <w:t>V0);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BLYNK_</w:t>
      </w:r>
      <w:proofErr w:type="gramStart"/>
      <w:r w:rsidRPr="005D3019">
        <w:rPr>
          <w:i/>
          <w:iCs/>
          <w:color w:val="000000"/>
          <w:sz w:val="22"/>
          <w:szCs w:val="22"/>
        </w:rPr>
        <w:t>WRITE(</w:t>
      </w:r>
      <w:proofErr w:type="gramEnd"/>
      <w:r w:rsidRPr="005D3019">
        <w:rPr>
          <w:i/>
          <w:iCs/>
          <w:color w:val="000000"/>
          <w:sz w:val="22"/>
          <w:szCs w:val="22"/>
        </w:rPr>
        <w:t>V1)</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int</w:t>
      </w:r>
      <w:proofErr w:type="spellEnd"/>
      <w:proofErr w:type="gramEnd"/>
      <w:r w:rsidRPr="005D3019">
        <w:rPr>
          <w:i/>
          <w:iCs/>
          <w:color w:val="000000"/>
          <w:sz w:val="22"/>
          <w:szCs w:val="22"/>
        </w:rPr>
        <w:t xml:space="preserve">   p = </w:t>
      </w:r>
      <w:proofErr w:type="spellStart"/>
      <w:r w:rsidRPr="005D3019">
        <w:rPr>
          <w:i/>
          <w:iCs/>
          <w:color w:val="000000"/>
          <w:sz w:val="22"/>
          <w:szCs w:val="22"/>
        </w:rPr>
        <w:t>param.asInt</w:t>
      </w:r>
      <w:proofErr w:type="spellEnd"/>
      <w:r w:rsidRPr="005D3019">
        <w:rPr>
          <w:i/>
          <w:iCs/>
          <w:color w:val="000000"/>
          <w:sz w:val="22"/>
          <w:szCs w:val="22"/>
        </w:rPr>
        <w:t>(); // assigning incoming value from pin V1 to a variable</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gramEnd"/>
      <w:r w:rsidRPr="005D3019">
        <w:rPr>
          <w:i/>
          <w:iCs/>
          <w:color w:val="000000"/>
          <w:sz w:val="22"/>
          <w:szCs w:val="22"/>
        </w:rPr>
        <w:t>p==1)</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23,HIGH);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22,LOW);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21,HIGH);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19,LOW);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lastRenderedPageBreak/>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BLYNK_</w:t>
      </w:r>
      <w:proofErr w:type="gramStart"/>
      <w:r w:rsidRPr="005D3019">
        <w:rPr>
          <w:i/>
          <w:iCs/>
          <w:color w:val="000000"/>
          <w:sz w:val="22"/>
          <w:szCs w:val="22"/>
        </w:rPr>
        <w:t>WRITE(</w:t>
      </w:r>
      <w:proofErr w:type="gramEnd"/>
      <w:r w:rsidRPr="005D3019">
        <w:rPr>
          <w:i/>
          <w:iCs/>
          <w:color w:val="000000"/>
          <w:sz w:val="22"/>
          <w:szCs w:val="22"/>
        </w:rPr>
        <w:t>V2)</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int</w:t>
      </w:r>
      <w:proofErr w:type="spellEnd"/>
      <w:proofErr w:type="gramEnd"/>
      <w:r w:rsidRPr="005D3019">
        <w:rPr>
          <w:i/>
          <w:iCs/>
          <w:color w:val="000000"/>
          <w:sz w:val="22"/>
          <w:szCs w:val="22"/>
        </w:rPr>
        <w:t xml:space="preserve">   p = </w:t>
      </w:r>
      <w:proofErr w:type="spellStart"/>
      <w:r w:rsidRPr="005D3019">
        <w:rPr>
          <w:i/>
          <w:iCs/>
          <w:color w:val="000000"/>
          <w:sz w:val="22"/>
          <w:szCs w:val="22"/>
        </w:rPr>
        <w:t>param.asInt</w:t>
      </w:r>
      <w:proofErr w:type="spellEnd"/>
      <w:r w:rsidRPr="005D3019">
        <w:rPr>
          <w:i/>
          <w:iCs/>
          <w:color w:val="000000"/>
          <w:sz w:val="22"/>
          <w:szCs w:val="22"/>
        </w:rPr>
        <w:t>(); // assigning incoming value from pin V1 to a variable</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gramEnd"/>
      <w:r w:rsidRPr="005D3019">
        <w:rPr>
          <w:i/>
          <w:iCs/>
          <w:color w:val="000000"/>
          <w:sz w:val="22"/>
          <w:szCs w:val="22"/>
        </w:rPr>
        <w:t>p==1)</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22,HIGH);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19,HIGH);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21,LOW);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BLYNK_</w:t>
      </w:r>
      <w:proofErr w:type="gramStart"/>
      <w:r w:rsidRPr="005D3019">
        <w:rPr>
          <w:i/>
          <w:iCs/>
          <w:color w:val="000000"/>
          <w:sz w:val="22"/>
          <w:szCs w:val="22"/>
        </w:rPr>
        <w:t>WRITE(</w:t>
      </w:r>
      <w:proofErr w:type="gramEnd"/>
      <w:r w:rsidRPr="005D3019">
        <w:rPr>
          <w:i/>
          <w:iCs/>
          <w:color w:val="000000"/>
          <w:sz w:val="22"/>
          <w:szCs w:val="22"/>
        </w:rPr>
        <w:t>V3)</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int</w:t>
      </w:r>
      <w:proofErr w:type="spellEnd"/>
      <w:proofErr w:type="gramEnd"/>
      <w:r w:rsidRPr="005D3019">
        <w:rPr>
          <w:i/>
          <w:iCs/>
          <w:color w:val="000000"/>
          <w:sz w:val="22"/>
          <w:szCs w:val="22"/>
        </w:rPr>
        <w:t xml:space="preserve">   p = </w:t>
      </w:r>
      <w:proofErr w:type="spellStart"/>
      <w:r w:rsidRPr="005D3019">
        <w:rPr>
          <w:i/>
          <w:iCs/>
          <w:color w:val="000000"/>
          <w:sz w:val="22"/>
          <w:szCs w:val="22"/>
        </w:rPr>
        <w:t>param.asInt</w:t>
      </w:r>
      <w:proofErr w:type="spellEnd"/>
      <w:r w:rsidRPr="005D3019">
        <w:rPr>
          <w:i/>
          <w:iCs/>
          <w:color w:val="000000"/>
          <w:sz w:val="22"/>
          <w:szCs w:val="22"/>
        </w:rPr>
        <w:t>(); // assigning incoming value from pin V1 to a variable</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gramEnd"/>
      <w:r w:rsidRPr="005D3019">
        <w:rPr>
          <w:i/>
          <w:iCs/>
          <w:color w:val="000000"/>
          <w:sz w:val="22"/>
          <w:szCs w:val="22"/>
        </w:rPr>
        <w:t>p==1)</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23,HIGH);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22,LOW);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21,LOW);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19,LOW);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BLYNK_</w:t>
      </w:r>
      <w:proofErr w:type="gramStart"/>
      <w:r w:rsidRPr="005D3019">
        <w:rPr>
          <w:i/>
          <w:iCs/>
          <w:color w:val="000000"/>
          <w:sz w:val="22"/>
          <w:szCs w:val="22"/>
        </w:rPr>
        <w:t>WRITE(</w:t>
      </w:r>
      <w:proofErr w:type="gramEnd"/>
      <w:r w:rsidRPr="005D3019">
        <w:rPr>
          <w:i/>
          <w:iCs/>
          <w:color w:val="000000"/>
          <w:sz w:val="22"/>
          <w:szCs w:val="22"/>
        </w:rPr>
        <w:t>V4)</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lastRenderedPageBreak/>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int</w:t>
      </w:r>
      <w:proofErr w:type="spellEnd"/>
      <w:proofErr w:type="gramEnd"/>
      <w:r w:rsidRPr="005D3019">
        <w:rPr>
          <w:i/>
          <w:iCs/>
          <w:color w:val="000000"/>
          <w:sz w:val="22"/>
          <w:szCs w:val="22"/>
        </w:rPr>
        <w:t xml:space="preserve">   p = </w:t>
      </w:r>
      <w:proofErr w:type="spellStart"/>
      <w:r w:rsidRPr="005D3019">
        <w:rPr>
          <w:i/>
          <w:iCs/>
          <w:color w:val="000000"/>
          <w:sz w:val="22"/>
          <w:szCs w:val="22"/>
        </w:rPr>
        <w:t>param.asInt</w:t>
      </w:r>
      <w:proofErr w:type="spellEnd"/>
      <w:r w:rsidRPr="005D3019">
        <w:rPr>
          <w:i/>
          <w:iCs/>
          <w:color w:val="000000"/>
          <w:sz w:val="22"/>
          <w:szCs w:val="22"/>
        </w:rPr>
        <w:t>(); // assigning incoming value from pin V1 to a variable</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gramEnd"/>
      <w:r w:rsidRPr="005D3019">
        <w:rPr>
          <w:i/>
          <w:iCs/>
          <w:color w:val="000000"/>
          <w:sz w:val="22"/>
          <w:szCs w:val="22"/>
        </w:rPr>
        <w:t>p==1)</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22,LOW);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21,HIGH);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19,LOW);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BLYNK_</w:t>
      </w:r>
      <w:proofErr w:type="gramStart"/>
      <w:r w:rsidRPr="005D3019">
        <w:rPr>
          <w:i/>
          <w:iCs/>
          <w:color w:val="000000"/>
          <w:sz w:val="22"/>
          <w:szCs w:val="22"/>
        </w:rPr>
        <w:t>WRITE(</w:t>
      </w:r>
      <w:proofErr w:type="gramEnd"/>
      <w:r w:rsidRPr="005D3019">
        <w:rPr>
          <w:i/>
          <w:iCs/>
          <w:color w:val="000000"/>
          <w:sz w:val="22"/>
          <w:szCs w:val="22"/>
        </w:rPr>
        <w:t>V5)</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int</w:t>
      </w:r>
      <w:proofErr w:type="spellEnd"/>
      <w:proofErr w:type="gramEnd"/>
      <w:r w:rsidRPr="005D3019">
        <w:rPr>
          <w:i/>
          <w:iCs/>
          <w:color w:val="000000"/>
          <w:sz w:val="22"/>
          <w:szCs w:val="22"/>
        </w:rPr>
        <w:t xml:space="preserve">   p = </w:t>
      </w:r>
      <w:proofErr w:type="spellStart"/>
      <w:r w:rsidRPr="005D3019">
        <w:rPr>
          <w:i/>
          <w:iCs/>
          <w:color w:val="000000"/>
          <w:sz w:val="22"/>
          <w:szCs w:val="22"/>
        </w:rPr>
        <w:t>param.asInt</w:t>
      </w:r>
      <w:proofErr w:type="spellEnd"/>
      <w:r w:rsidRPr="005D3019">
        <w:rPr>
          <w:i/>
          <w:iCs/>
          <w:color w:val="000000"/>
          <w:sz w:val="22"/>
          <w:szCs w:val="22"/>
        </w:rPr>
        <w:t>(); // assigning incoming value from pin V1 to a variable</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gramEnd"/>
      <w:r w:rsidRPr="005D3019">
        <w:rPr>
          <w:i/>
          <w:iCs/>
          <w:color w:val="000000"/>
          <w:sz w:val="22"/>
          <w:szCs w:val="22"/>
        </w:rPr>
        <w:t>p==1)</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22,LOW);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21,LOW);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19,LOW);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BLYNK_</w:t>
      </w:r>
      <w:proofErr w:type="gramStart"/>
      <w:r w:rsidRPr="005D3019">
        <w:rPr>
          <w:i/>
          <w:iCs/>
          <w:color w:val="000000"/>
          <w:sz w:val="22"/>
          <w:szCs w:val="22"/>
        </w:rPr>
        <w:t>WRITE(</w:t>
      </w:r>
      <w:proofErr w:type="gramEnd"/>
      <w:r w:rsidRPr="005D3019">
        <w:rPr>
          <w:i/>
          <w:iCs/>
          <w:color w:val="000000"/>
          <w:sz w:val="22"/>
          <w:szCs w:val="22"/>
        </w:rPr>
        <w:t>V6)</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int</w:t>
      </w:r>
      <w:proofErr w:type="spellEnd"/>
      <w:proofErr w:type="gramEnd"/>
      <w:r w:rsidRPr="005D3019">
        <w:rPr>
          <w:i/>
          <w:iCs/>
          <w:color w:val="000000"/>
          <w:sz w:val="22"/>
          <w:szCs w:val="22"/>
        </w:rPr>
        <w:t xml:space="preserve">   p = </w:t>
      </w:r>
      <w:proofErr w:type="spellStart"/>
      <w:r w:rsidRPr="005D3019">
        <w:rPr>
          <w:i/>
          <w:iCs/>
          <w:color w:val="000000"/>
          <w:sz w:val="22"/>
          <w:szCs w:val="22"/>
        </w:rPr>
        <w:t>param.asInt</w:t>
      </w:r>
      <w:proofErr w:type="spellEnd"/>
      <w:r w:rsidRPr="005D3019">
        <w:rPr>
          <w:i/>
          <w:iCs/>
          <w:color w:val="000000"/>
          <w:sz w:val="22"/>
          <w:szCs w:val="22"/>
        </w:rPr>
        <w:t>(); // assigning incoming value from pin V1 to a variable</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lastRenderedPageBreak/>
        <w:t xml:space="preserve">  </w:t>
      </w:r>
      <w:proofErr w:type="gramStart"/>
      <w:r w:rsidRPr="005D3019">
        <w:rPr>
          <w:i/>
          <w:iCs/>
          <w:color w:val="000000"/>
          <w:sz w:val="22"/>
          <w:szCs w:val="22"/>
        </w:rPr>
        <w:t>if(</w:t>
      </w:r>
      <w:proofErr w:type="gramEnd"/>
      <w:r w:rsidRPr="005D3019">
        <w:rPr>
          <w:i/>
          <w:iCs/>
          <w:color w:val="000000"/>
          <w:sz w:val="22"/>
          <w:szCs w:val="22"/>
        </w:rPr>
        <w:t>p==1)</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18,HIGH);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12,LOW);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gramEnd"/>
      <w:r w:rsidRPr="005D3019">
        <w:rPr>
          <w:i/>
          <w:iCs/>
          <w:color w:val="000000"/>
          <w:sz w:val="22"/>
          <w:szCs w:val="22"/>
        </w:rPr>
        <w:t>p==0)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18,LOW);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12,LOW);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BLYNK_</w:t>
      </w:r>
      <w:proofErr w:type="gramStart"/>
      <w:r w:rsidRPr="005D3019">
        <w:rPr>
          <w:i/>
          <w:iCs/>
          <w:color w:val="000000"/>
          <w:sz w:val="22"/>
          <w:szCs w:val="22"/>
        </w:rPr>
        <w:t>WRITE(</w:t>
      </w:r>
      <w:proofErr w:type="gramEnd"/>
      <w:r w:rsidRPr="005D3019">
        <w:rPr>
          <w:i/>
          <w:iCs/>
          <w:color w:val="000000"/>
          <w:sz w:val="22"/>
          <w:szCs w:val="22"/>
        </w:rPr>
        <w:t>V7)</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int</w:t>
      </w:r>
      <w:proofErr w:type="spellEnd"/>
      <w:proofErr w:type="gramEnd"/>
      <w:r w:rsidRPr="005D3019">
        <w:rPr>
          <w:i/>
          <w:iCs/>
          <w:color w:val="000000"/>
          <w:sz w:val="22"/>
          <w:szCs w:val="22"/>
        </w:rPr>
        <w:t xml:space="preserve">   p = </w:t>
      </w:r>
      <w:proofErr w:type="spellStart"/>
      <w:r w:rsidRPr="005D3019">
        <w:rPr>
          <w:i/>
          <w:iCs/>
          <w:color w:val="000000"/>
          <w:sz w:val="22"/>
          <w:szCs w:val="22"/>
        </w:rPr>
        <w:t>param.asInt</w:t>
      </w:r>
      <w:proofErr w:type="spellEnd"/>
      <w:r w:rsidRPr="005D3019">
        <w:rPr>
          <w:i/>
          <w:iCs/>
          <w:color w:val="000000"/>
          <w:sz w:val="22"/>
          <w:szCs w:val="22"/>
        </w:rPr>
        <w:t>(); // assigning incoming value from pin V1 to a variable</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gramEnd"/>
      <w:r w:rsidRPr="005D3019">
        <w:rPr>
          <w:i/>
          <w:iCs/>
          <w:color w:val="000000"/>
          <w:sz w:val="22"/>
          <w:szCs w:val="22"/>
        </w:rPr>
        <w:t>p==1)</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13,HIGH);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14,LOW);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delay(</w:t>
      </w:r>
      <w:proofErr w:type="gramEnd"/>
      <w:r w:rsidRPr="005D3019">
        <w:rPr>
          <w:i/>
          <w:iCs/>
          <w:color w:val="000000"/>
          <w:sz w:val="22"/>
          <w:szCs w:val="22"/>
        </w:rPr>
        <w:t>1000);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14,LOW);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gramEnd"/>
      <w:r w:rsidRPr="005D3019">
        <w:rPr>
          <w:i/>
          <w:iCs/>
          <w:color w:val="000000"/>
          <w:sz w:val="22"/>
          <w:szCs w:val="22"/>
        </w:rPr>
        <w:t>p==0)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lastRenderedPageBreak/>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14,HIGH);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delay(</w:t>
      </w:r>
      <w:proofErr w:type="gramEnd"/>
      <w:r w:rsidRPr="005D3019">
        <w:rPr>
          <w:i/>
          <w:iCs/>
          <w:color w:val="000000"/>
          <w:sz w:val="22"/>
          <w:szCs w:val="22"/>
        </w:rPr>
        <w:t>1000);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14,LOW);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p>
    <w:p w:rsidR="006D04DD" w:rsidRPr="005D3019" w:rsidRDefault="006D04DD" w:rsidP="009B2C04">
      <w:pPr>
        <w:pStyle w:val="NormalWeb"/>
        <w:spacing w:line="324" w:lineRule="atLeast"/>
        <w:jc w:val="both"/>
        <w:rPr>
          <w:i/>
          <w:iCs/>
          <w:color w:val="000000"/>
          <w:sz w:val="22"/>
          <w:szCs w:val="22"/>
        </w:rPr>
      </w:pPr>
      <w:proofErr w:type="gramStart"/>
      <w:r w:rsidRPr="005D3019">
        <w:rPr>
          <w:i/>
          <w:iCs/>
          <w:color w:val="000000"/>
          <w:sz w:val="22"/>
          <w:szCs w:val="22"/>
        </w:rPr>
        <w:t>void</w:t>
      </w:r>
      <w:proofErr w:type="gramEnd"/>
      <w:r w:rsidRPr="005D3019">
        <w:rPr>
          <w:i/>
          <w:iCs/>
          <w:color w:val="000000"/>
          <w:sz w:val="22"/>
          <w:szCs w:val="22"/>
        </w:rPr>
        <w:t xml:space="preserve"> setup() {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TRIGGER, 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ECHO, INPUT);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23,OUTPUT);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22,OUTPUT);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21,OUTPUT);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19,OUTPUT);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18,OUTPUT);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12,OUTPUT);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13,OUTPUT);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14,OUTPUT);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33,OUTPUT);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pinMode</w:t>
      </w:r>
      <w:proofErr w:type="spellEnd"/>
      <w:r w:rsidRPr="005D3019">
        <w:rPr>
          <w:i/>
          <w:iCs/>
          <w:color w:val="000000"/>
          <w:sz w:val="22"/>
          <w:szCs w:val="22"/>
        </w:rPr>
        <w:t>(</w:t>
      </w:r>
      <w:proofErr w:type="gramEnd"/>
      <w:r w:rsidRPr="005D3019">
        <w:rPr>
          <w:i/>
          <w:iCs/>
          <w:color w:val="000000"/>
          <w:sz w:val="22"/>
          <w:szCs w:val="22"/>
        </w:rPr>
        <w:t>32,INPUT);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22,LOW);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21,LOW);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lastRenderedPageBreak/>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19,LOW);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18,LOW);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12,LOW);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14,LOW);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33,LOW);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Serial.begin</w:t>
      </w:r>
      <w:proofErr w:type="spellEnd"/>
      <w:r w:rsidRPr="005D3019">
        <w:rPr>
          <w:i/>
          <w:iCs/>
          <w:color w:val="000000"/>
          <w:sz w:val="22"/>
          <w:szCs w:val="22"/>
        </w:rPr>
        <w:t>(</w:t>
      </w:r>
      <w:proofErr w:type="gramEnd"/>
      <w:r w:rsidRPr="005D3019">
        <w:rPr>
          <w:i/>
          <w:iCs/>
          <w:color w:val="000000"/>
          <w:sz w:val="22"/>
          <w:szCs w:val="22"/>
        </w:rPr>
        <w:t>115200);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delay(</w:t>
      </w:r>
      <w:proofErr w:type="gramEnd"/>
      <w:r w:rsidRPr="005D3019">
        <w:rPr>
          <w:i/>
          <w:iCs/>
          <w:color w:val="000000"/>
          <w:sz w:val="22"/>
          <w:szCs w:val="22"/>
        </w:rPr>
        <w:t>10);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Serial.print</w:t>
      </w:r>
      <w:proofErr w:type="spellEnd"/>
      <w:r w:rsidRPr="005D3019">
        <w:rPr>
          <w:i/>
          <w:iCs/>
          <w:color w:val="000000"/>
          <w:sz w:val="22"/>
          <w:szCs w:val="22"/>
        </w:rPr>
        <w:t>(</w:t>
      </w:r>
      <w:proofErr w:type="gramEnd"/>
      <w:r w:rsidRPr="005D3019">
        <w:rPr>
          <w:i/>
          <w:iCs/>
          <w:color w:val="000000"/>
          <w:sz w:val="22"/>
          <w:szCs w:val="22"/>
        </w:rPr>
        <w:t>"Connecting to ");</w:t>
      </w:r>
    </w:p>
    <w:p w:rsidR="006D04DD" w:rsidRPr="005D3019" w:rsidRDefault="006D04DD" w:rsidP="009B2C04">
      <w:pPr>
        <w:pStyle w:val="NormalWeb"/>
        <w:spacing w:line="324" w:lineRule="atLeast"/>
        <w:jc w:val="both"/>
        <w:rPr>
          <w:i/>
          <w:iCs/>
          <w:color w:val="000000"/>
          <w:sz w:val="22"/>
          <w:szCs w:val="22"/>
        </w:rPr>
      </w:pPr>
      <w:proofErr w:type="spellStart"/>
      <w:proofErr w:type="gramStart"/>
      <w:r w:rsidRPr="005D3019">
        <w:rPr>
          <w:i/>
          <w:iCs/>
          <w:color w:val="000000"/>
          <w:sz w:val="22"/>
          <w:szCs w:val="22"/>
        </w:rPr>
        <w:t>Serial.println</w:t>
      </w:r>
      <w:proofErr w:type="spellEnd"/>
      <w:r w:rsidRPr="005D3019">
        <w:rPr>
          <w:i/>
          <w:iCs/>
          <w:color w:val="000000"/>
          <w:sz w:val="22"/>
          <w:szCs w:val="22"/>
        </w:rPr>
        <w:t>(</w:t>
      </w:r>
      <w:proofErr w:type="spellStart"/>
      <w:proofErr w:type="gramEnd"/>
      <w:r w:rsidRPr="005D3019">
        <w:rPr>
          <w:i/>
          <w:iCs/>
          <w:color w:val="000000"/>
          <w:sz w:val="22"/>
          <w:szCs w:val="22"/>
        </w:rPr>
        <w:t>ssid</w:t>
      </w:r>
      <w:proofErr w:type="spellEnd"/>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WiFi.begin</w:t>
      </w:r>
      <w:proofErr w:type="spellEnd"/>
      <w:r w:rsidRPr="005D3019">
        <w:rPr>
          <w:i/>
          <w:iCs/>
          <w:color w:val="000000"/>
          <w:sz w:val="22"/>
          <w:szCs w:val="22"/>
        </w:rPr>
        <w:t>(</w:t>
      </w:r>
      <w:proofErr w:type="spellStart"/>
      <w:proofErr w:type="gramEnd"/>
      <w:r w:rsidRPr="005D3019">
        <w:rPr>
          <w:i/>
          <w:iCs/>
          <w:color w:val="000000"/>
          <w:sz w:val="22"/>
          <w:szCs w:val="22"/>
        </w:rPr>
        <w:t>ssid</w:t>
      </w:r>
      <w:proofErr w:type="spellEnd"/>
      <w:r w:rsidRPr="005D3019">
        <w:rPr>
          <w:i/>
          <w:iCs/>
          <w:color w:val="000000"/>
          <w:sz w:val="22"/>
          <w:szCs w:val="22"/>
        </w:rPr>
        <w:t>, pass);</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int</w:t>
      </w:r>
      <w:proofErr w:type="spellEnd"/>
      <w:proofErr w:type="gramEnd"/>
      <w:r w:rsidRPr="005D3019">
        <w:rPr>
          <w:i/>
          <w:iCs/>
          <w:color w:val="000000"/>
          <w:sz w:val="22"/>
          <w:szCs w:val="22"/>
        </w:rPr>
        <w:t xml:space="preserve"> </w:t>
      </w:r>
      <w:proofErr w:type="spellStart"/>
      <w:r w:rsidRPr="005D3019">
        <w:rPr>
          <w:i/>
          <w:iCs/>
          <w:color w:val="000000"/>
          <w:sz w:val="22"/>
          <w:szCs w:val="22"/>
        </w:rPr>
        <w:t>wifi_ctr</w:t>
      </w:r>
      <w:proofErr w:type="spellEnd"/>
      <w:r w:rsidRPr="005D3019">
        <w:rPr>
          <w:i/>
          <w:iCs/>
          <w:color w:val="000000"/>
          <w:sz w:val="22"/>
          <w:szCs w:val="22"/>
        </w:rPr>
        <w:t xml:space="preserve"> = 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while</w:t>
      </w:r>
      <w:proofErr w:type="gramEnd"/>
      <w:r w:rsidRPr="005D3019">
        <w:rPr>
          <w:i/>
          <w:iCs/>
          <w:color w:val="000000"/>
          <w:sz w:val="22"/>
          <w:szCs w:val="22"/>
        </w:rPr>
        <w:t xml:space="preserve"> (</w:t>
      </w:r>
      <w:proofErr w:type="spellStart"/>
      <w:r w:rsidRPr="005D3019">
        <w:rPr>
          <w:i/>
          <w:iCs/>
          <w:color w:val="000000"/>
          <w:sz w:val="22"/>
          <w:szCs w:val="22"/>
        </w:rPr>
        <w:t>WiFi.status</w:t>
      </w:r>
      <w:proofErr w:type="spellEnd"/>
      <w:r w:rsidRPr="005D3019">
        <w:rPr>
          <w:i/>
          <w:iCs/>
          <w:color w:val="000000"/>
          <w:sz w:val="22"/>
          <w:szCs w:val="22"/>
        </w:rPr>
        <w:t>() != WL_CONNECTED)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delay(</w:t>
      </w:r>
      <w:proofErr w:type="gramEnd"/>
      <w:r w:rsidRPr="005D3019">
        <w:rPr>
          <w:i/>
          <w:iCs/>
          <w:color w:val="000000"/>
          <w:sz w:val="22"/>
          <w:szCs w:val="22"/>
        </w:rPr>
        <w:t>500);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Serial.print</w:t>
      </w:r>
      <w:proofErr w:type="spellEnd"/>
      <w:r w:rsidRPr="005D3019">
        <w:rPr>
          <w:i/>
          <w:iCs/>
          <w:color w:val="000000"/>
          <w:sz w:val="22"/>
          <w:szCs w:val="22"/>
        </w:rPr>
        <w:t>(</w:t>
      </w:r>
      <w:proofErr w:type="gramEnd"/>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proofErr w:type="spellStart"/>
      <w:proofErr w:type="gramStart"/>
      <w:r w:rsidRPr="005D3019">
        <w:rPr>
          <w:i/>
          <w:iCs/>
          <w:color w:val="000000"/>
          <w:sz w:val="22"/>
          <w:szCs w:val="22"/>
        </w:rPr>
        <w:t>Serial.println</w:t>
      </w:r>
      <w:proofErr w:type="spellEnd"/>
      <w:r w:rsidRPr="005D3019">
        <w:rPr>
          <w:i/>
          <w:iCs/>
          <w:color w:val="000000"/>
          <w:sz w:val="22"/>
          <w:szCs w:val="22"/>
        </w:rPr>
        <w:t>(</w:t>
      </w:r>
      <w:proofErr w:type="gramEnd"/>
      <w:r w:rsidRPr="005D3019">
        <w:rPr>
          <w:i/>
          <w:iCs/>
          <w:color w:val="000000"/>
          <w:sz w:val="22"/>
          <w:szCs w:val="22"/>
        </w:rPr>
        <w:t>"</w:t>
      </w:r>
      <w:proofErr w:type="spellStart"/>
      <w:r w:rsidRPr="005D3019">
        <w:rPr>
          <w:i/>
          <w:iCs/>
          <w:color w:val="000000"/>
          <w:sz w:val="22"/>
          <w:szCs w:val="22"/>
        </w:rPr>
        <w:t>WiFi</w:t>
      </w:r>
      <w:proofErr w:type="spellEnd"/>
      <w:r w:rsidRPr="005D3019">
        <w:rPr>
          <w:i/>
          <w:iCs/>
          <w:color w:val="000000"/>
          <w:sz w:val="22"/>
          <w:szCs w:val="22"/>
        </w:rPr>
        <w:t xml:space="preserve"> connected");  </w:t>
      </w:r>
    </w:p>
    <w:p w:rsidR="006D04DD" w:rsidRPr="005D3019" w:rsidRDefault="006D04DD" w:rsidP="009B2C04">
      <w:pPr>
        <w:pStyle w:val="NormalWeb"/>
        <w:spacing w:line="324" w:lineRule="atLeast"/>
        <w:jc w:val="both"/>
        <w:rPr>
          <w:i/>
          <w:iCs/>
          <w:color w:val="000000"/>
          <w:sz w:val="22"/>
          <w:szCs w:val="22"/>
        </w:rPr>
      </w:pPr>
      <w:proofErr w:type="spellStart"/>
      <w:proofErr w:type="gramStart"/>
      <w:r w:rsidRPr="005D3019">
        <w:rPr>
          <w:i/>
          <w:iCs/>
          <w:color w:val="000000"/>
          <w:sz w:val="22"/>
          <w:szCs w:val="22"/>
        </w:rPr>
        <w:t>Blynk.begin</w:t>
      </w:r>
      <w:proofErr w:type="spellEnd"/>
      <w:r w:rsidRPr="005D3019">
        <w:rPr>
          <w:i/>
          <w:iCs/>
          <w:color w:val="000000"/>
          <w:sz w:val="22"/>
          <w:szCs w:val="22"/>
        </w:rPr>
        <w:t>(</w:t>
      </w:r>
      <w:proofErr w:type="gramEnd"/>
      <w:r w:rsidRPr="005D3019">
        <w:rPr>
          <w:i/>
          <w:iCs/>
          <w:color w:val="000000"/>
          <w:sz w:val="22"/>
          <w:szCs w:val="22"/>
        </w:rPr>
        <w:t xml:space="preserve">auth, </w:t>
      </w:r>
      <w:proofErr w:type="spellStart"/>
      <w:r w:rsidRPr="005D3019">
        <w:rPr>
          <w:i/>
          <w:iCs/>
          <w:color w:val="000000"/>
          <w:sz w:val="22"/>
          <w:szCs w:val="22"/>
        </w:rPr>
        <w:t>ssid</w:t>
      </w:r>
      <w:proofErr w:type="spellEnd"/>
      <w:r w:rsidRPr="005D3019">
        <w:rPr>
          <w:i/>
          <w:iCs/>
          <w:color w:val="000000"/>
          <w:sz w:val="22"/>
          <w:szCs w:val="22"/>
        </w:rPr>
        <w:t>, pass);</w:t>
      </w:r>
    </w:p>
    <w:p w:rsidR="006D04DD" w:rsidRPr="005D3019" w:rsidRDefault="006D04DD" w:rsidP="009B2C04">
      <w:pPr>
        <w:pStyle w:val="NormalWeb"/>
        <w:spacing w:line="324" w:lineRule="atLeast"/>
        <w:jc w:val="both"/>
        <w:rPr>
          <w:i/>
          <w:iCs/>
          <w:color w:val="000000"/>
          <w:sz w:val="22"/>
          <w:szCs w:val="22"/>
        </w:rPr>
      </w:pP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lcd1.clear(</w:t>
      </w:r>
      <w:proofErr w:type="gramEnd"/>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proofErr w:type="gramStart"/>
      <w:r w:rsidRPr="005D3019">
        <w:rPr>
          <w:i/>
          <w:iCs/>
          <w:color w:val="000000"/>
          <w:sz w:val="22"/>
          <w:szCs w:val="22"/>
        </w:rPr>
        <w:t>void</w:t>
      </w:r>
      <w:proofErr w:type="gramEnd"/>
      <w:r w:rsidRPr="005D3019">
        <w:rPr>
          <w:i/>
          <w:iCs/>
          <w:color w:val="000000"/>
          <w:sz w:val="22"/>
          <w:szCs w:val="22"/>
        </w:rPr>
        <w:t xml:space="preserve"> loop(){</w:t>
      </w:r>
    </w:p>
    <w:p w:rsidR="006D04DD" w:rsidRPr="005D3019" w:rsidRDefault="006D04DD" w:rsidP="009B2C04">
      <w:pPr>
        <w:pStyle w:val="NormalWeb"/>
        <w:spacing w:line="324" w:lineRule="atLeast"/>
        <w:jc w:val="both"/>
        <w:rPr>
          <w:i/>
          <w:iCs/>
          <w:color w:val="000000"/>
          <w:sz w:val="22"/>
          <w:szCs w:val="22"/>
        </w:rPr>
      </w:pPr>
      <w:proofErr w:type="spellStart"/>
      <w:proofErr w:type="gramStart"/>
      <w:r w:rsidRPr="005D3019">
        <w:rPr>
          <w:i/>
          <w:iCs/>
          <w:color w:val="000000"/>
          <w:sz w:val="22"/>
          <w:szCs w:val="22"/>
        </w:rPr>
        <w:t>Blynk.run</w:t>
      </w:r>
      <w:proofErr w:type="spellEnd"/>
      <w:r w:rsidRPr="005D3019">
        <w:rPr>
          <w:i/>
          <w:iCs/>
          <w:color w:val="000000"/>
          <w:sz w:val="22"/>
          <w:szCs w:val="22"/>
        </w:rPr>
        <w:t>(</w:t>
      </w:r>
      <w:proofErr w:type="gramEnd"/>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p>
    <w:p w:rsidR="006D04DD" w:rsidRPr="005D3019" w:rsidRDefault="006D04DD" w:rsidP="009B2C04">
      <w:pPr>
        <w:pStyle w:val="NormalWeb"/>
        <w:spacing w:line="324" w:lineRule="atLeast"/>
        <w:jc w:val="both"/>
        <w:rPr>
          <w:i/>
          <w:iCs/>
          <w:color w:val="000000"/>
          <w:sz w:val="22"/>
          <w:szCs w:val="22"/>
        </w:rPr>
      </w:pPr>
      <w:proofErr w:type="spellStart"/>
      <w:proofErr w:type="gramStart"/>
      <w:r w:rsidRPr="005D3019">
        <w:rPr>
          <w:i/>
          <w:iCs/>
          <w:color w:val="000000"/>
          <w:sz w:val="22"/>
          <w:szCs w:val="22"/>
        </w:rPr>
        <w:lastRenderedPageBreak/>
        <w:t>Blynk.run</w:t>
      </w:r>
      <w:proofErr w:type="spellEnd"/>
      <w:r w:rsidRPr="005D3019">
        <w:rPr>
          <w:i/>
          <w:iCs/>
          <w:color w:val="000000"/>
          <w:sz w:val="22"/>
          <w:szCs w:val="22"/>
        </w:rPr>
        <w:t>(</w:t>
      </w:r>
      <w:proofErr w:type="gramEnd"/>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spellStart"/>
      <w:proofErr w:type="gramEnd"/>
      <w:r w:rsidRPr="005D3019">
        <w:rPr>
          <w:i/>
          <w:iCs/>
          <w:color w:val="000000"/>
          <w:sz w:val="22"/>
          <w:szCs w:val="22"/>
        </w:rPr>
        <w:t>digitalRead</w:t>
      </w:r>
      <w:proofErr w:type="spellEnd"/>
      <w:r w:rsidRPr="005D3019">
        <w:rPr>
          <w:i/>
          <w:iCs/>
          <w:color w:val="000000"/>
          <w:sz w:val="22"/>
          <w:szCs w:val="22"/>
        </w:rPr>
        <w:t>(32)==1)</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33,HIGH);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lcd1.print(</w:t>
      </w:r>
      <w:proofErr w:type="gramEnd"/>
      <w:r w:rsidRPr="005D3019">
        <w:rPr>
          <w:i/>
          <w:iCs/>
          <w:color w:val="000000"/>
          <w:sz w:val="22"/>
          <w:szCs w:val="22"/>
        </w:rPr>
        <w:t>0,0,"NW MOTOR ON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else</w:t>
      </w:r>
      <w:proofErr w:type="gramEnd"/>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33,LOW);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lcd1.print(</w:t>
      </w:r>
      <w:proofErr w:type="gramEnd"/>
      <w:r w:rsidRPr="005D3019">
        <w:rPr>
          <w:i/>
          <w:iCs/>
          <w:color w:val="000000"/>
          <w:sz w:val="22"/>
          <w:szCs w:val="22"/>
        </w:rPr>
        <w:t>0,0,"WP MOTOR OFF");</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long</w:t>
      </w:r>
      <w:proofErr w:type="gramEnd"/>
      <w:r w:rsidRPr="005D3019">
        <w:rPr>
          <w:i/>
          <w:iCs/>
          <w:color w:val="000000"/>
          <w:sz w:val="22"/>
          <w:szCs w:val="22"/>
        </w:rPr>
        <w:t xml:space="preserve"> duration, d;</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 xml:space="preserve">TRIGGER, LOW);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delayMicroseconds</w:t>
      </w:r>
      <w:proofErr w:type="spellEnd"/>
      <w:r w:rsidRPr="005D3019">
        <w:rPr>
          <w:i/>
          <w:iCs/>
          <w:color w:val="000000"/>
          <w:sz w:val="22"/>
          <w:szCs w:val="22"/>
        </w:rPr>
        <w:t>(</w:t>
      </w:r>
      <w:proofErr w:type="gramEnd"/>
      <w:r w:rsidRPr="005D3019">
        <w:rPr>
          <w:i/>
          <w:iCs/>
          <w:color w:val="000000"/>
          <w:sz w:val="22"/>
          <w:szCs w:val="22"/>
        </w:rPr>
        <w:t xml:space="preserve">2); </w:t>
      </w:r>
    </w:p>
    <w:p w:rsidR="006D04DD" w:rsidRPr="005D3019" w:rsidRDefault="006D04DD" w:rsidP="009B2C04">
      <w:pPr>
        <w:pStyle w:val="NormalWeb"/>
        <w:spacing w:line="324" w:lineRule="atLeast"/>
        <w:jc w:val="both"/>
        <w:rPr>
          <w:i/>
          <w:iCs/>
          <w:color w:val="000000"/>
          <w:sz w:val="22"/>
          <w:szCs w:val="22"/>
        </w:rPr>
      </w:pP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TRIGGER, 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delayMicroseconds</w:t>
      </w:r>
      <w:proofErr w:type="spellEnd"/>
      <w:r w:rsidRPr="005D3019">
        <w:rPr>
          <w:i/>
          <w:iCs/>
          <w:color w:val="000000"/>
          <w:sz w:val="22"/>
          <w:szCs w:val="22"/>
        </w:rPr>
        <w:t>(</w:t>
      </w:r>
      <w:proofErr w:type="gramEnd"/>
      <w:r w:rsidRPr="005D3019">
        <w:rPr>
          <w:i/>
          <w:iCs/>
          <w:color w:val="000000"/>
          <w:sz w:val="22"/>
          <w:szCs w:val="22"/>
        </w:rPr>
        <w:t xml:space="preserve">10); </w:t>
      </w:r>
    </w:p>
    <w:p w:rsidR="006D04DD" w:rsidRPr="005D3019" w:rsidRDefault="006D04DD" w:rsidP="009B2C04">
      <w:pPr>
        <w:pStyle w:val="NormalWeb"/>
        <w:spacing w:line="324" w:lineRule="atLeast"/>
        <w:jc w:val="both"/>
        <w:rPr>
          <w:i/>
          <w:iCs/>
          <w:color w:val="000000"/>
          <w:sz w:val="22"/>
          <w:szCs w:val="22"/>
        </w:rPr>
      </w:pP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TRIGGER, 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duration</w:t>
      </w:r>
      <w:proofErr w:type="gramEnd"/>
      <w:r w:rsidRPr="005D3019">
        <w:rPr>
          <w:i/>
          <w:iCs/>
          <w:color w:val="000000"/>
          <w:sz w:val="22"/>
          <w:szCs w:val="22"/>
        </w:rPr>
        <w:t xml:space="preserve"> = </w:t>
      </w:r>
      <w:proofErr w:type="spellStart"/>
      <w:r w:rsidRPr="005D3019">
        <w:rPr>
          <w:i/>
          <w:iCs/>
          <w:color w:val="000000"/>
          <w:sz w:val="22"/>
          <w:szCs w:val="22"/>
        </w:rPr>
        <w:t>pulseIn</w:t>
      </w:r>
      <w:proofErr w:type="spellEnd"/>
      <w:r w:rsidRPr="005D3019">
        <w:rPr>
          <w:i/>
          <w:iCs/>
          <w:color w:val="000000"/>
          <w:sz w:val="22"/>
          <w:szCs w:val="22"/>
        </w:rPr>
        <w:t>(ECHO, HIGH);</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d = (duration/2)*</w:t>
      </w:r>
      <w:proofErr w:type="gramStart"/>
      <w:r w:rsidRPr="005D3019">
        <w:rPr>
          <w:i/>
          <w:iCs/>
          <w:color w:val="000000"/>
          <w:sz w:val="22"/>
          <w:szCs w:val="22"/>
        </w:rPr>
        <w:t>0.034 ;</w:t>
      </w:r>
      <w:proofErr w:type="gramEnd"/>
    </w:p>
    <w:p w:rsidR="006D04DD" w:rsidRPr="005D3019" w:rsidRDefault="006D04DD" w:rsidP="009B2C04">
      <w:pPr>
        <w:pStyle w:val="NormalWeb"/>
        <w:spacing w:line="324" w:lineRule="atLeast"/>
        <w:jc w:val="both"/>
        <w:rPr>
          <w:i/>
          <w:iCs/>
          <w:color w:val="000000"/>
          <w:sz w:val="22"/>
          <w:szCs w:val="22"/>
        </w:rPr>
      </w:pPr>
      <w:proofErr w:type="spellStart"/>
      <w:proofErr w:type="gramStart"/>
      <w:r w:rsidRPr="005D3019">
        <w:rPr>
          <w:i/>
          <w:iCs/>
          <w:color w:val="000000"/>
          <w:sz w:val="22"/>
          <w:szCs w:val="22"/>
        </w:rPr>
        <w:t>Serial.println</w:t>
      </w:r>
      <w:proofErr w:type="spellEnd"/>
      <w:r w:rsidRPr="005D3019">
        <w:rPr>
          <w:i/>
          <w:iCs/>
          <w:color w:val="000000"/>
          <w:sz w:val="22"/>
          <w:szCs w:val="22"/>
        </w:rPr>
        <w:t>(</w:t>
      </w:r>
      <w:proofErr w:type="gramEnd"/>
      <w:r w:rsidRPr="005D3019">
        <w:rPr>
          <w:i/>
          <w:iCs/>
          <w:color w:val="000000"/>
          <w:sz w:val="22"/>
          <w:szCs w:val="22"/>
        </w:rPr>
        <w:t>d);</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if(</w:t>
      </w:r>
      <w:proofErr w:type="gramEnd"/>
      <w:r w:rsidRPr="005D3019">
        <w:rPr>
          <w:i/>
          <w:iCs/>
          <w:color w:val="000000"/>
          <w:sz w:val="22"/>
          <w:szCs w:val="22"/>
        </w:rPr>
        <w:t>d&lt;20)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lastRenderedPageBreak/>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23,LOW);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22,LOW);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21,LOW);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spellStart"/>
      <w:proofErr w:type="gramStart"/>
      <w:r w:rsidRPr="005D3019">
        <w:rPr>
          <w:i/>
          <w:iCs/>
          <w:color w:val="000000"/>
          <w:sz w:val="22"/>
          <w:szCs w:val="22"/>
        </w:rPr>
        <w:t>digitalWrite</w:t>
      </w:r>
      <w:proofErr w:type="spellEnd"/>
      <w:r w:rsidRPr="005D3019">
        <w:rPr>
          <w:i/>
          <w:iCs/>
          <w:color w:val="000000"/>
          <w:sz w:val="22"/>
          <w:szCs w:val="22"/>
        </w:rPr>
        <w:t>(</w:t>
      </w:r>
      <w:proofErr w:type="gramEnd"/>
      <w:r w:rsidRPr="005D3019">
        <w:rPr>
          <w:i/>
          <w:iCs/>
          <w:color w:val="000000"/>
          <w:sz w:val="22"/>
          <w:szCs w:val="22"/>
        </w:rPr>
        <w:t>19,LOW);</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r w:rsidR="00EA7E41">
        <w:rPr>
          <w:i/>
          <w:iCs/>
          <w:color w:val="000000"/>
          <w:sz w:val="22"/>
          <w:szCs w:val="22"/>
        </w:rPr>
        <w:t xml:space="preserve"> </w:t>
      </w:r>
      <w:proofErr w:type="gramStart"/>
      <w:r w:rsidR="00EA7E41">
        <w:rPr>
          <w:i/>
          <w:iCs/>
          <w:color w:val="000000"/>
          <w:sz w:val="22"/>
          <w:szCs w:val="22"/>
        </w:rPr>
        <w:t>lcd1.print(</w:t>
      </w:r>
      <w:proofErr w:type="gramEnd"/>
      <w:r w:rsidR="00EA7E41">
        <w:rPr>
          <w:i/>
          <w:iCs/>
          <w:color w:val="000000"/>
          <w:sz w:val="22"/>
          <w:szCs w:val="22"/>
        </w:rPr>
        <w:t xml:space="preserve">4,1,"OBSTACLE </w:t>
      </w:r>
      <w:r w:rsidRPr="005D3019">
        <w:rPr>
          <w:i/>
          <w:iCs/>
          <w:color w:val="000000"/>
          <w:sz w:val="22"/>
          <w:szCs w:val="22"/>
        </w:rPr>
        <w:t>");</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else</w:t>
      </w:r>
      <w:proofErr w:type="gramEnd"/>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lcd1.print(</w:t>
      </w:r>
      <w:proofErr w:type="gramEnd"/>
      <w:r w:rsidRPr="005D3019">
        <w:rPr>
          <w:i/>
          <w:iCs/>
          <w:color w:val="000000"/>
          <w:sz w:val="22"/>
          <w:szCs w:val="22"/>
        </w:rPr>
        <w:t>4,1,"NO OBSTACLE");</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 xml:space="preserve">    </w:t>
      </w:r>
      <w:proofErr w:type="gramStart"/>
      <w:r w:rsidRPr="005D3019">
        <w:rPr>
          <w:i/>
          <w:iCs/>
          <w:color w:val="000000"/>
          <w:sz w:val="22"/>
          <w:szCs w:val="22"/>
        </w:rPr>
        <w:t>delay(</w:t>
      </w:r>
      <w:proofErr w:type="gramEnd"/>
      <w:r w:rsidRPr="005D3019">
        <w:rPr>
          <w:i/>
          <w:iCs/>
          <w:color w:val="000000"/>
          <w:sz w:val="22"/>
          <w:szCs w:val="22"/>
        </w:rPr>
        <w:t>1000);</w:t>
      </w:r>
    </w:p>
    <w:p w:rsidR="006D04DD" w:rsidRPr="005D3019" w:rsidRDefault="006D04DD" w:rsidP="009B2C04">
      <w:pPr>
        <w:pStyle w:val="NormalWeb"/>
        <w:spacing w:line="324" w:lineRule="atLeast"/>
        <w:jc w:val="both"/>
        <w:rPr>
          <w:i/>
          <w:iCs/>
          <w:color w:val="000000"/>
          <w:sz w:val="22"/>
          <w:szCs w:val="22"/>
        </w:rPr>
      </w:pPr>
      <w:r w:rsidRPr="005D3019">
        <w:rPr>
          <w:i/>
          <w:iCs/>
          <w:color w:val="000000"/>
          <w:sz w:val="22"/>
          <w:szCs w:val="22"/>
        </w:rPr>
        <w:t>}</w:t>
      </w:r>
    </w:p>
    <w:p w:rsidR="006D04DD" w:rsidRPr="001434AE" w:rsidRDefault="006D04DD" w:rsidP="009B2C04">
      <w:pPr>
        <w:pStyle w:val="NormalWeb"/>
        <w:spacing w:before="0" w:beforeAutospacing="0" w:after="0" w:afterAutospacing="0" w:line="324" w:lineRule="atLeast"/>
        <w:jc w:val="both"/>
        <w:rPr>
          <w:i/>
          <w:iCs/>
          <w:color w:val="000000"/>
          <w:sz w:val="27"/>
          <w:szCs w:val="27"/>
        </w:rPr>
      </w:pPr>
    </w:p>
    <w:p w:rsidR="006D04DD" w:rsidRPr="00141589" w:rsidRDefault="006D04DD" w:rsidP="009B2C04">
      <w:pPr>
        <w:jc w:val="both"/>
        <w:rPr>
          <w:rFonts w:ascii="Times New Roman" w:hAnsi="Times New Roman"/>
          <w:i/>
          <w:iCs/>
        </w:rPr>
      </w:pPr>
    </w:p>
    <w:p w:rsidR="006D04DD" w:rsidRPr="00CD5DF4" w:rsidRDefault="006D04DD" w:rsidP="009B2C04">
      <w:pPr>
        <w:jc w:val="both"/>
        <w:rPr>
          <w:rFonts w:ascii="Times New Roman" w:hAnsi="Times New Roman"/>
          <w:i/>
          <w:iCs/>
          <w:strike/>
          <w:u w:val="single"/>
        </w:rPr>
      </w:pPr>
    </w:p>
    <w:p w:rsidR="006D04DD" w:rsidRPr="00BC4710" w:rsidRDefault="006D04DD" w:rsidP="009B2C04">
      <w:pPr>
        <w:jc w:val="both"/>
        <w:rPr>
          <w:rFonts w:ascii="Times New Roman" w:hAnsi="Times New Roman"/>
          <w:sz w:val="24"/>
          <w:szCs w:val="24"/>
        </w:rPr>
      </w:pPr>
    </w:p>
    <w:p w:rsidR="006D04DD" w:rsidRDefault="006D04DD" w:rsidP="009B2C04">
      <w:pPr>
        <w:jc w:val="both"/>
        <w:rPr>
          <w:rFonts w:ascii="Times New Roman" w:hAnsi="Times New Roman"/>
          <w:sz w:val="24"/>
          <w:szCs w:val="24"/>
        </w:rPr>
      </w:pPr>
    </w:p>
    <w:p w:rsidR="006D04DD" w:rsidRDefault="006D04DD" w:rsidP="009B2C04">
      <w:pPr>
        <w:jc w:val="both"/>
        <w:rPr>
          <w:rFonts w:ascii="Times New Roman" w:hAnsi="Times New Roman"/>
          <w:sz w:val="24"/>
          <w:szCs w:val="24"/>
        </w:rPr>
      </w:pPr>
    </w:p>
    <w:p w:rsidR="006D04DD" w:rsidRDefault="006D04DD" w:rsidP="009B2C04">
      <w:pPr>
        <w:jc w:val="both"/>
        <w:rPr>
          <w:rFonts w:ascii="Times New Roman" w:hAnsi="Times New Roman"/>
          <w:sz w:val="24"/>
          <w:szCs w:val="24"/>
        </w:rPr>
      </w:pPr>
    </w:p>
    <w:p w:rsidR="006D04DD" w:rsidRDefault="006D04DD" w:rsidP="009B2C04">
      <w:pPr>
        <w:jc w:val="both"/>
        <w:rPr>
          <w:rFonts w:ascii="Times New Roman" w:hAnsi="Times New Roman"/>
          <w:sz w:val="24"/>
          <w:szCs w:val="24"/>
        </w:rPr>
      </w:pPr>
    </w:p>
    <w:p w:rsidR="006D04DD" w:rsidRDefault="006D04DD" w:rsidP="009B2C04">
      <w:pPr>
        <w:jc w:val="both"/>
        <w:rPr>
          <w:rFonts w:ascii="Times New Roman" w:hAnsi="Times New Roman"/>
          <w:sz w:val="24"/>
          <w:szCs w:val="24"/>
        </w:rPr>
      </w:pPr>
    </w:p>
    <w:p w:rsidR="006D04DD" w:rsidRDefault="006D04DD" w:rsidP="009B2C04">
      <w:pPr>
        <w:jc w:val="both"/>
        <w:rPr>
          <w:rFonts w:ascii="Times New Roman" w:hAnsi="Times New Roman"/>
          <w:sz w:val="24"/>
          <w:szCs w:val="24"/>
        </w:rPr>
      </w:pPr>
    </w:p>
    <w:p w:rsidR="006D04DD" w:rsidRDefault="006D04DD" w:rsidP="006D04DD">
      <w:pPr>
        <w:rPr>
          <w:rFonts w:ascii="Times New Roman" w:hAnsi="Times New Roman"/>
          <w:sz w:val="24"/>
          <w:szCs w:val="24"/>
        </w:rPr>
      </w:pPr>
    </w:p>
    <w:p w:rsidR="006D04DD" w:rsidRPr="00943018" w:rsidRDefault="006D04DD" w:rsidP="006D04DD">
      <w:pPr>
        <w:rPr>
          <w:ins w:id="1" w:author="Unknown"/>
          <w:rFonts w:ascii="Times New Roman" w:hAnsi="Times New Roman"/>
          <w:sz w:val="24"/>
          <w:szCs w:val="24"/>
        </w:rPr>
      </w:pPr>
    </w:p>
    <w:p w:rsidR="006D04DD" w:rsidRPr="007A7DA4" w:rsidRDefault="006D04DD" w:rsidP="006D04DD">
      <w:pPr>
        <w:pStyle w:val="ListParagraph"/>
        <w:rPr>
          <w:rFonts w:cs="Times New Roman"/>
          <w:szCs w:val="24"/>
        </w:rPr>
      </w:pPr>
    </w:p>
    <w:p w:rsidR="006D04DD" w:rsidRDefault="006D04DD">
      <w:pPr>
        <w:ind w:left="360"/>
        <w:rPr>
          <w:color w:val="0000FF"/>
        </w:rPr>
      </w:pPr>
    </w:p>
    <w:p w:rsidR="003E0070" w:rsidRDefault="003E0070">
      <w:pPr>
        <w:ind w:left="360"/>
        <w:rPr>
          <w:color w:val="0000FF"/>
        </w:rPr>
      </w:pPr>
    </w:p>
    <w:sectPr w:rsidR="003E0070" w:rsidSect="00C539D5">
      <w:pgSz w:w="12240" w:h="15840"/>
      <w:pgMar w:top="567" w:right="851" w:bottom="567" w:left="85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3D9F" w:rsidRDefault="00D93D9F" w:rsidP="00DF5F37">
      <w:pPr>
        <w:spacing w:after="0" w:line="240" w:lineRule="auto"/>
      </w:pPr>
      <w:r>
        <w:separator/>
      </w:r>
    </w:p>
  </w:endnote>
  <w:endnote w:type="continuationSeparator" w:id="0">
    <w:p w:rsidR="00D93D9F" w:rsidRDefault="00D93D9F" w:rsidP="00DF5F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Bookman Old Style">
    <w:altName w:val="Tahoma"/>
    <w:panose1 w:val="02050604050505020204"/>
    <w:charset w:val="00"/>
    <w:family w:val="roman"/>
    <w:pitch w:val="variable"/>
    <w:sig w:usb0="00000287" w:usb1="00000000" w:usb2="00000000" w:usb3="00000000" w:csb0="0000009F" w:csb1="00000000"/>
  </w:font>
  <w:font w:name="Verdana">
    <w:altName w:val="Arial"/>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3D9F" w:rsidRDefault="00D93D9F" w:rsidP="00DF5F37">
      <w:pPr>
        <w:spacing w:after="0" w:line="240" w:lineRule="auto"/>
      </w:pPr>
      <w:r>
        <w:separator/>
      </w:r>
    </w:p>
  </w:footnote>
  <w:footnote w:type="continuationSeparator" w:id="0">
    <w:p w:rsidR="00D93D9F" w:rsidRDefault="00D93D9F" w:rsidP="00DF5F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6A6"/>
    <w:multiLevelType w:val="multilevel"/>
    <w:tmpl w:val="000026A6"/>
    <w:lvl w:ilvl="0">
      <w:start w:val="1"/>
      <w:numFmt w:val="bullet"/>
      <w:lvlText w:val="•"/>
      <w:lvlJc w:val="left"/>
      <w:pPr>
        <w:tabs>
          <w:tab w:val="num" w:pos="720"/>
        </w:tabs>
        <w:ind w:left="720" w:hanging="360"/>
      </w:p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0006443"/>
    <w:multiLevelType w:val="multilevel"/>
    <w:tmpl w:val="00006443"/>
    <w:lvl w:ilvl="0">
      <w:start w:val="1"/>
      <w:numFmt w:val="bullet"/>
      <w:lvlText w:val=""/>
      <w:lvlJc w:val="left"/>
      <w:pPr>
        <w:tabs>
          <w:tab w:val="num" w:pos="720"/>
        </w:tabs>
        <w:ind w:left="720" w:hanging="360"/>
      </w:p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nsid w:val="00DC32A4"/>
    <w:multiLevelType w:val="multilevel"/>
    <w:tmpl w:val="E7BE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8659D6"/>
    <w:multiLevelType w:val="multilevel"/>
    <w:tmpl w:val="52EE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539156E"/>
    <w:multiLevelType w:val="hybridMultilevel"/>
    <w:tmpl w:val="0CB8633A"/>
    <w:lvl w:ilvl="0" w:tplc="29920D2E">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
    <w:nsid w:val="07A16198"/>
    <w:multiLevelType w:val="multilevel"/>
    <w:tmpl w:val="9B0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8C51014"/>
    <w:multiLevelType w:val="hybridMultilevel"/>
    <w:tmpl w:val="19A4F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97D3310"/>
    <w:multiLevelType w:val="hybridMultilevel"/>
    <w:tmpl w:val="23F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DA0A94"/>
    <w:multiLevelType w:val="hybridMultilevel"/>
    <w:tmpl w:val="057E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20651A"/>
    <w:multiLevelType w:val="multilevel"/>
    <w:tmpl w:val="C17AFE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5B3F75"/>
    <w:multiLevelType w:val="hybridMultilevel"/>
    <w:tmpl w:val="5DAC2034"/>
    <w:lvl w:ilvl="0" w:tplc="BBAE72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381B28"/>
    <w:multiLevelType w:val="multilevel"/>
    <w:tmpl w:val="0A967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DA0324"/>
    <w:multiLevelType w:val="multilevel"/>
    <w:tmpl w:val="5C047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4DC01FC"/>
    <w:multiLevelType w:val="hybridMultilevel"/>
    <w:tmpl w:val="A3C2B4A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4">
    <w:nsid w:val="164051F9"/>
    <w:multiLevelType w:val="multilevel"/>
    <w:tmpl w:val="0474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A624B40"/>
    <w:multiLevelType w:val="multilevel"/>
    <w:tmpl w:val="2CBA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A40BBC"/>
    <w:multiLevelType w:val="hybridMultilevel"/>
    <w:tmpl w:val="C84E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F1760B"/>
    <w:multiLevelType w:val="multilevel"/>
    <w:tmpl w:val="9C8A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D7C5737"/>
    <w:multiLevelType w:val="multilevel"/>
    <w:tmpl w:val="E124AA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DD47982"/>
    <w:multiLevelType w:val="hybridMultilevel"/>
    <w:tmpl w:val="C65A1BA0"/>
    <w:lvl w:ilvl="0" w:tplc="763075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E5A14F2"/>
    <w:multiLevelType w:val="multilevel"/>
    <w:tmpl w:val="7EB8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19F7E89"/>
    <w:multiLevelType w:val="multilevel"/>
    <w:tmpl w:val="3EE43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24D107A"/>
    <w:multiLevelType w:val="hybridMultilevel"/>
    <w:tmpl w:val="A68A9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8F018B"/>
    <w:multiLevelType w:val="hybridMultilevel"/>
    <w:tmpl w:val="F52C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2D6630"/>
    <w:multiLevelType w:val="multilevel"/>
    <w:tmpl w:val="BE184EF4"/>
    <w:lvl w:ilvl="0">
      <w:start w:val="1"/>
      <w:numFmt w:val="decimal"/>
      <w:lvlText w:val="%1."/>
      <w:lvlJc w:val="left"/>
      <w:pPr>
        <w:ind w:left="1800" w:hanging="360"/>
      </w:pPr>
    </w:lvl>
    <w:lvl w:ilvl="1">
      <w:start w:val="1"/>
      <w:numFmt w:val="decimal"/>
      <w:isLgl/>
      <w:lvlText w:val="%1.%2"/>
      <w:lvlJc w:val="left"/>
      <w:pPr>
        <w:ind w:left="2550" w:hanging="1050"/>
      </w:pPr>
      <w:rPr>
        <w:rFonts w:hint="default"/>
      </w:rPr>
    </w:lvl>
    <w:lvl w:ilvl="2">
      <w:start w:val="1"/>
      <w:numFmt w:val="decimal"/>
      <w:isLgl/>
      <w:lvlText w:val="%1.%2.%3"/>
      <w:lvlJc w:val="left"/>
      <w:pPr>
        <w:ind w:left="2610" w:hanging="105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4080" w:hanging="2160"/>
      </w:pPr>
      <w:rPr>
        <w:rFonts w:hint="default"/>
      </w:rPr>
    </w:lvl>
  </w:abstractNum>
  <w:abstractNum w:abstractNumId="25">
    <w:nsid w:val="2D875E3A"/>
    <w:multiLevelType w:val="multilevel"/>
    <w:tmpl w:val="1CC8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6B04C52"/>
    <w:multiLevelType w:val="hybridMultilevel"/>
    <w:tmpl w:val="514651D8"/>
    <w:lvl w:ilvl="0" w:tplc="665079DE">
      <w:start w:val="1"/>
      <w:numFmt w:val="bullet"/>
      <w:lvlText w:val="•"/>
      <w:lvlJc w:val="left"/>
      <w:pPr>
        <w:tabs>
          <w:tab w:val="num" w:pos="720"/>
        </w:tabs>
        <w:ind w:left="720" w:hanging="360"/>
      </w:pPr>
      <w:rPr>
        <w:rFonts w:ascii="Arial" w:hAnsi="Arial" w:hint="default"/>
      </w:rPr>
    </w:lvl>
    <w:lvl w:ilvl="1" w:tplc="9FE6B436" w:tentative="1">
      <w:start w:val="1"/>
      <w:numFmt w:val="bullet"/>
      <w:lvlText w:val="•"/>
      <w:lvlJc w:val="left"/>
      <w:pPr>
        <w:tabs>
          <w:tab w:val="num" w:pos="1440"/>
        </w:tabs>
        <w:ind w:left="1440" w:hanging="360"/>
      </w:pPr>
      <w:rPr>
        <w:rFonts w:ascii="Arial" w:hAnsi="Arial" w:hint="default"/>
      </w:rPr>
    </w:lvl>
    <w:lvl w:ilvl="2" w:tplc="2766DCB6" w:tentative="1">
      <w:start w:val="1"/>
      <w:numFmt w:val="bullet"/>
      <w:lvlText w:val="•"/>
      <w:lvlJc w:val="left"/>
      <w:pPr>
        <w:tabs>
          <w:tab w:val="num" w:pos="2160"/>
        </w:tabs>
        <w:ind w:left="2160" w:hanging="360"/>
      </w:pPr>
      <w:rPr>
        <w:rFonts w:ascii="Arial" w:hAnsi="Arial" w:hint="default"/>
      </w:rPr>
    </w:lvl>
    <w:lvl w:ilvl="3" w:tplc="CC905E76" w:tentative="1">
      <w:start w:val="1"/>
      <w:numFmt w:val="bullet"/>
      <w:lvlText w:val="•"/>
      <w:lvlJc w:val="left"/>
      <w:pPr>
        <w:tabs>
          <w:tab w:val="num" w:pos="2880"/>
        </w:tabs>
        <w:ind w:left="2880" w:hanging="360"/>
      </w:pPr>
      <w:rPr>
        <w:rFonts w:ascii="Arial" w:hAnsi="Arial" w:hint="default"/>
      </w:rPr>
    </w:lvl>
    <w:lvl w:ilvl="4" w:tplc="2FB23A3E" w:tentative="1">
      <w:start w:val="1"/>
      <w:numFmt w:val="bullet"/>
      <w:lvlText w:val="•"/>
      <w:lvlJc w:val="left"/>
      <w:pPr>
        <w:tabs>
          <w:tab w:val="num" w:pos="3600"/>
        </w:tabs>
        <w:ind w:left="3600" w:hanging="360"/>
      </w:pPr>
      <w:rPr>
        <w:rFonts w:ascii="Arial" w:hAnsi="Arial" w:hint="default"/>
      </w:rPr>
    </w:lvl>
    <w:lvl w:ilvl="5" w:tplc="BC50BE88" w:tentative="1">
      <w:start w:val="1"/>
      <w:numFmt w:val="bullet"/>
      <w:lvlText w:val="•"/>
      <w:lvlJc w:val="left"/>
      <w:pPr>
        <w:tabs>
          <w:tab w:val="num" w:pos="4320"/>
        </w:tabs>
        <w:ind w:left="4320" w:hanging="360"/>
      </w:pPr>
      <w:rPr>
        <w:rFonts w:ascii="Arial" w:hAnsi="Arial" w:hint="default"/>
      </w:rPr>
    </w:lvl>
    <w:lvl w:ilvl="6" w:tplc="09020C9C" w:tentative="1">
      <w:start w:val="1"/>
      <w:numFmt w:val="bullet"/>
      <w:lvlText w:val="•"/>
      <w:lvlJc w:val="left"/>
      <w:pPr>
        <w:tabs>
          <w:tab w:val="num" w:pos="5040"/>
        </w:tabs>
        <w:ind w:left="5040" w:hanging="360"/>
      </w:pPr>
      <w:rPr>
        <w:rFonts w:ascii="Arial" w:hAnsi="Arial" w:hint="default"/>
      </w:rPr>
    </w:lvl>
    <w:lvl w:ilvl="7" w:tplc="05921096" w:tentative="1">
      <w:start w:val="1"/>
      <w:numFmt w:val="bullet"/>
      <w:lvlText w:val="•"/>
      <w:lvlJc w:val="left"/>
      <w:pPr>
        <w:tabs>
          <w:tab w:val="num" w:pos="5760"/>
        </w:tabs>
        <w:ind w:left="5760" w:hanging="360"/>
      </w:pPr>
      <w:rPr>
        <w:rFonts w:ascii="Arial" w:hAnsi="Arial" w:hint="default"/>
      </w:rPr>
    </w:lvl>
    <w:lvl w:ilvl="8" w:tplc="AD5635BE" w:tentative="1">
      <w:start w:val="1"/>
      <w:numFmt w:val="bullet"/>
      <w:lvlText w:val="•"/>
      <w:lvlJc w:val="left"/>
      <w:pPr>
        <w:tabs>
          <w:tab w:val="num" w:pos="6480"/>
        </w:tabs>
        <w:ind w:left="6480" w:hanging="360"/>
      </w:pPr>
      <w:rPr>
        <w:rFonts w:ascii="Arial" w:hAnsi="Arial" w:hint="default"/>
      </w:rPr>
    </w:lvl>
  </w:abstractNum>
  <w:abstractNum w:abstractNumId="27">
    <w:nsid w:val="388633A4"/>
    <w:multiLevelType w:val="multilevel"/>
    <w:tmpl w:val="388633A4"/>
    <w:lvl w:ilvl="0">
      <w:start w:val="1"/>
      <w:numFmt w:val="decimal"/>
      <w:lvlText w:val="%1)"/>
      <w:lvlJc w:val="left"/>
      <w:pPr>
        <w:tabs>
          <w:tab w:val="num" w:pos="720"/>
        </w:tabs>
        <w:ind w:left="720" w:hanging="360"/>
      </w:pPr>
      <w:rPr>
        <w:rFonts w:hint="default"/>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418E1C4D"/>
    <w:multiLevelType w:val="multilevel"/>
    <w:tmpl w:val="B8A8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9A649A"/>
    <w:multiLevelType w:val="multilevel"/>
    <w:tmpl w:val="8B9AF55E"/>
    <w:lvl w:ilvl="0">
      <w:start w:val="1"/>
      <w:numFmt w:val="decimal"/>
      <w:lvlText w:val="%1."/>
      <w:lvlJc w:val="left"/>
      <w:pPr>
        <w:ind w:left="720" w:hanging="360"/>
      </w:pPr>
      <w:rPr>
        <w:rFonts w:asciiTheme="minorHAnsi" w:hAnsiTheme="minorHAnsi" w:cstheme="minorBidi" w:hint="default"/>
        <w:sz w:val="24"/>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4399009C"/>
    <w:multiLevelType w:val="multilevel"/>
    <w:tmpl w:val="250466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14069B"/>
    <w:multiLevelType w:val="hybridMultilevel"/>
    <w:tmpl w:val="84647F2A"/>
    <w:lvl w:ilvl="0" w:tplc="BBDC7F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B4C7A68"/>
    <w:multiLevelType w:val="hybridMultilevel"/>
    <w:tmpl w:val="C0E0E4E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0FE660E"/>
    <w:multiLevelType w:val="multilevel"/>
    <w:tmpl w:val="E4A2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19535B"/>
    <w:multiLevelType w:val="hybridMultilevel"/>
    <w:tmpl w:val="FAB82C4A"/>
    <w:lvl w:ilvl="0" w:tplc="748E0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12A5D87"/>
    <w:multiLevelType w:val="multilevel"/>
    <w:tmpl w:val="612A5D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29A712E"/>
    <w:multiLevelType w:val="multilevel"/>
    <w:tmpl w:val="99A2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38A7805"/>
    <w:multiLevelType w:val="hybridMultilevel"/>
    <w:tmpl w:val="252A1096"/>
    <w:lvl w:ilvl="0" w:tplc="E4DEBE2C">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38">
    <w:nsid w:val="63C97535"/>
    <w:multiLevelType w:val="multilevel"/>
    <w:tmpl w:val="63C975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54E2504"/>
    <w:multiLevelType w:val="hybridMultilevel"/>
    <w:tmpl w:val="6F989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B25AED"/>
    <w:multiLevelType w:val="multilevel"/>
    <w:tmpl w:val="67B25AED"/>
    <w:lvl w:ilvl="0">
      <w:start w:val="1"/>
      <w:numFmt w:val="lowerLetter"/>
      <w:lvlText w:val="(%1)"/>
      <w:lvlJc w:val="left"/>
      <w:pPr>
        <w:tabs>
          <w:tab w:val="num" w:pos="1230"/>
        </w:tabs>
        <w:ind w:left="1230" w:hanging="51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1">
    <w:nsid w:val="68572E36"/>
    <w:multiLevelType w:val="multilevel"/>
    <w:tmpl w:val="30F8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8670AEC"/>
    <w:multiLevelType w:val="hybridMultilevel"/>
    <w:tmpl w:val="04940044"/>
    <w:lvl w:ilvl="0" w:tplc="91A048D6">
      <w:start w:val="1"/>
      <w:numFmt w:val="decimal"/>
      <w:lvlText w:val="%1."/>
      <w:lvlJc w:val="left"/>
      <w:pPr>
        <w:tabs>
          <w:tab w:val="num" w:pos="720"/>
        </w:tabs>
        <w:ind w:left="720" w:hanging="360"/>
      </w:pPr>
      <w:rPr>
        <w:rFonts w:hint="default"/>
      </w:rPr>
    </w:lvl>
    <w:lvl w:ilvl="1" w:tplc="C45A2AFC">
      <w:numFmt w:val="none"/>
      <w:lvlText w:val=""/>
      <w:lvlJc w:val="left"/>
      <w:pPr>
        <w:tabs>
          <w:tab w:val="num" w:pos="360"/>
        </w:tabs>
      </w:pPr>
    </w:lvl>
    <w:lvl w:ilvl="2" w:tplc="8768272A">
      <w:numFmt w:val="none"/>
      <w:lvlText w:val=""/>
      <w:lvlJc w:val="left"/>
      <w:pPr>
        <w:tabs>
          <w:tab w:val="num" w:pos="360"/>
        </w:tabs>
      </w:pPr>
    </w:lvl>
    <w:lvl w:ilvl="3" w:tplc="D8DE71FE">
      <w:numFmt w:val="none"/>
      <w:lvlText w:val=""/>
      <w:lvlJc w:val="left"/>
      <w:pPr>
        <w:tabs>
          <w:tab w:val="num" w:pos="360"/>
        </w:tabs>
      </w:pPr>
    </w:lvl>
    <w:lvl w:ilvl="4" w:tplc="B3A8CCD8">
      <w:numFmt w:val="none"/>
      <w:lvlText w:val=""/>
      <w:lvlJc w:val="left"/>
      <w:pPr>
        <w:tabs>
          <w:tab w:val="num" w:pos="360"/>
        </w:tabs>
      </w:pPr>
    </w:lvl>
    <w:lvl w:ilvl="5" w:tplc="0EA0535C">
      <w:numFmt w:val="none"/>
      <w:lvlText w:val=""/>
      <w:lvlJc w:val="left"/>
      <w:pPr>
        <w:tabs>
          <w:tab w:val="num" w:pos="360"/>
        </w:tabs>
      </w:pPr>
    </w:lvl>
    <w:lvl w:ilvl="6" w:tplc="64A47926">
      <w:numFmt w:val="none"/>
      <w:lvlText w:val=""/>
      <w:lvlJc w:val="left"/>
      <w:pPr>
        <w:tabs>
          <w:tab w:val="num" w:pos="360"/>
        </w:tabs>
      </w:pPr>
    </w:lvl>
    <w:lvl w:ilvl="7" w:tplc="100869B0">
      <w:numFmt w:val="none"/>
      <w:lvlText w:val=""/>
      <w:lvlJc w:val="left"/>
      <w:pPr>
        <w:tabs>
          <w:tab w:val="num" w:pos="360"/>
        </w:tabs>
      </w:pPr>
    </w:lvl>
    <w:lvl w:ilvl="8" w:tplc="FC945668">
      <w:numFmt w:val="none"/>
      <w:lvlText w:val=""/>
      <w:lvlJc w:val="left"/>
      <w:pPr>
        <w:tabs>
          <w:tab w:val="num" w:pos="360"/>
        </w:tabs>
      </w:pPr>
    </w:lvl>
  </w:abstractNum>
  <w:abstractNum w:abstractNumId="43">
    <w:nsid w:val="689A1E2D"/>
    <w:multiLevelType w:val="multilevel"/>
    <w:tmpl w:val="689A1E2D"/>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6F2358F9"/>
    <w:multiLevelType w:val="hybridMultilevel"/>
    <w:tmpl w:val="BFB05762"/>
    <w:lvl w:ilvl="0" w:tplc="574C8D4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E90687"/>
    <w:multiLevelType w:val="multilevel"/>
    <w:tmpl w:val="23D6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4A47AB9"/>
    <w:multiLevelType w:val="multilevel"/>
    <w:tmpl w:val="B87E68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ED7FD3"/>
    <w:multiLevelType w:val="hybridMultilevel"/>
    <w:tmpl w:val="3A924D00"/>
    <w:lvl w:ilvl="0" w:tplc="76203B86">
      <w:start w:val="1"/>
      <w:numFmt w:val="bullet"/>
      <w:lvlText w:val="•"/>
      <w:lvlJc w:val="left"/>
      <w:pPr>
        <w:tabs>
          <w:tab w:val="num" w:pos="720"/>
        </w:tabs>
        <w:ind w:left="720" w:hanging="360"/>
      </w:pPr>
      <w:rPr>
        <w:rFonts w:ascii="Arial" w:hAnsi="Arial" w:hint="default"/>
      </w:rPr>
    </w:lvl>
    <w:lvl w:ilvl="1" w:tplc="EB98BFD6" w:tentative="1">
      <w:start w:val="1"/>
      <w:numFmt w:val="bullet"/>
      <w:lvlText w:val="•"/>
      <w:lvlJc w:val="left"/>
      <w:pPr>
        <w:tabs>
          <w:tab w:val="num" w:pos="1440"/>
        </w:tabs>
        <w:ind w:left="1440" w:hanging="360"/>
      </w:pPr>
      <w:rPr>
        <w:rFonts w:ascii="Arial" w:hAnsi="Arial" w:hint="default"/>
      </w:rPr>
    </w:lvl>
    <w:lvl w:ilvl="2" w:tplc="0ECE5BBC" w:tentative="1">
      <w:start w:val="1"/>
      <w:numFmt w:val="bullet"/>
      <w:lvlText w:val="•"/>
      <w:lvlJc w:val="left"/>
      <w:pPr>
        <w:tabs>
          <w:tab w:val="num" w:pos="2160"/>
        </w:tabs>
        <w:ind w:left="2160" w:hanging="360"/>
      </w:pPr>
      <w:rPr>
        <w:rFonts w:ascii="Arial" w:hAnsi="Arial" w:hint="default"/>
      </w:rPr>
    </w:lvl>
    <w:lvl w:ilvl="3" w:tplc="B6D247DA" w:tentative="1">
      <w:start w:val="1"/>
      <w:numFmt w:val="bullet"/>
      <w:lvlText w:val="•"/>
      <w:lvlJc w:val="left"/>
      <w:pPr>
        <w:tabs>
          <w:tab w:val="num" w:pos="2880"/>
        </w:tabs>
        <w:ind w:left="2880" w:hanging="360"/>
      </w:pPr>
      <w:rPr>
        <w:rFonts w:ascii="Arial" w:hAnsi="Arial" w:hint="default"/>
      </w:rPr>
    </w:lvl>
    <w:lvl w:ilvl="4" w:tplc="F0A8E360" w:tentative="1">
      <w:start w:val="1"/>
      <w:numFmt w:val="bullet"/>
      <w:lvlText w:val="•"/>
      <w:lvlJc w:val="left"/>
      <w:pPr>
        <w:tabs>
          <w:tab w:val="num" w:pos="3600"/>
        </w:tabs>
        <w:ind w:left="3600" w:hanging="360"/>
      </w:pPr>
      <w:rPr>
        <w:rFonts w:ascii="Arial" w:hAnsi="Arial" w:hint="default"/>
      </w:rPr>
    </w:lvl>
    <w:lvl w:ilvl="5" w:tplc="777096DA" w:tentative="1">
      <w:start w:val="1"/>
      <w:numFmt w:val="bullet"/>
      <w:lvlText w:val="•"/>
      <w:lvlJc w:val="left"/>
      <w:pPr>
        <w:tabs>
          <w:tab w:val="num" w:pos="4320"/>
        </w:tabs>
        <w:ind w:left="4320" w:hanging="360"/>
      </w:pPr>
      <w:rPr>
        <w:rFonts w:ascii="Arial" w:hAnsi="Arial" w:hint="default"/>
      </w:rPr>
    </w:lvl>
    <w:lvl w:ilvl="6" w:tplc="92347744" w:tentative="1">
      <w:start w:val="1"/>
      <w:numFmt w:val="bullet"/>
      <w:lvlText w:val="•"/>
      <w:lvlJc w:val="left"/>
      <w:pPr>
        <w:tabs>
          <w:tab w:val="num" w:pos="5040"/>
        </w:tabs>
        <w:ind w:left="5040" w:hanging="360"/>
      </w:pPr>
      <w:rPr>
        <w:rFonts w:ascii="Arial" w:hAnsi="Arial" w:hint="default"/>
      </w:rPr>
    </w:lvl>
    <w:lvl w:ilvl="7" w:tplc="FF22736C" w:tentative="1">
      <w:start w:val="1"/>
      <w:numFmt w:val="bullet"/>
      <w:lvlText w:val="•"/>
      <w:lvlJc w:val="left"/>
      <w:pPr>
        <w:tabs>
          <w:tab w:val="num" w:pos="5760"/>
        </w:tabs>
        <w:ind w:left="5760" w:hanging="360"/>
      </w:pPr>
      <w:rPr>
        <w:rFonts w:ascii="Arial" w:hAnsi="Arial" w:hint="default"/>
      </w:rPr>
    </w:lvl>
    <w:lvl w:ilvl="8" w:tplc="91E80126" w:tentative="1">
      <w:start w:val="1"/>
      <w:numFmt w:val="bullet"/>
      <w:lvlText w:val="•"/>
      <w:lvlJc w:val="left"/>
      <w:pPr>
        <w:tabs>
          <w:tab w:val="num" w:pos="6480"/>
        </w:tabs>
        <w:ind w:left="6480" w:hanging="360"/>
      </w:pPr>
      <w:rPr>
        <w:rFonts w:ascii="Arial" w:hAnsi="Arial" w:hint="default"/>
      </w:rPr>
    </w:lvl>
  </w:abstractNum>
  <w:num w:numId="1">
    <w:abstractNumId w:val="35"/>
  </w:num>
  <w:num w:numId="2">
    <w:abstractNumId w:val="40"/>
  </w:num>
  <w:num w:numId="3">
    <w:abstractNumId w:val="1"/>
  </w:num>
  <w:num w:numId="4">
    <w:abstractNumId w:val="27"/>
  </w:num>
  <w:num w:numId="5">
    <w:abstractNumId w:val="0"/>
  </w:num>
  <w:num w:numId="6">
    <w:abstractNumId w:val="43"/>
  </w:num>
  <w:num w:numId="7">
    <w:abstractNumId w:val="38"/>
  </w:num>
  <w:num w:numId="8">
    <w:abstractNumId w:val="22"/>
  </w:num>
  <w:num w:numId="9">
    <w:abstractNumId w:val="24"/>
  </w:num>
  <w:num w:numId="10">
    <w:abstractNumId w:val="8"/>
  </w:num>
  <w:num w:numId="11">
    <w:abstractNumId w:val="6"/>
  </w:num>
  <w:num w:numId="12">
    <w:abstractNumId w:val="7"/>
  </w:num>
  <w:num w:numId="13">
    <w:abstractNumId w:val="16"/>
  </w:num>
  <w:num w:numId="14">
    <w:abstractNumId w:val="32"/>
  </w:num>
  <w:num w:numId="15">
    <w:abstractNumId w:val="13"/>
  </w:num>
  <w:num w:numId="16">
    <w:abstractNumId w:val="23"/>
  </w:num>
  <w:num w:numId="17">
    <w:abstractNumId w:val="29"/>
  </w:num>
  <w:num w:numId="18">
    <w:abstractNumId w:val="37"/>
  </w:num>
  <w:num w:numId="19">
    <w:abstractNumId w:val="44"/>
  </w:num>
  <w:num w:numId="20">
    <w:abstractNumId w:val="10"/>
  </w:num>
  <w:num w:numId="21">
    <w:abstractNumId w:val="4"/>
  </w:num>
  <w:num w:numId="22">
    <w:abstractNumId w:val="47"/>
  </w:num>
  <w:num w:numId="23">
    <w:abstractNumId w:val="26"/>
  </w:num>
  <w:num w:numId="24">
    <w:abstractNumId w:val="42"/>
  </w:num>
  <w:num w:numId="25">
    <w:abstractNumId w:val="12"/>
  </w:num>
  <w:num w:numId="26">
    <w:abstractNumId w:val="5"/>
  </w:num>
  <w:num w:numId="27">
    <w:abstractNumId w:val="18"/>
  </w:num>
  <w:num w:numId="28">
    <w:abstractNumId w:val="41"/>
  </w:num>
  <w:num w:numId="29">
    <w:abstractNumId w:val="28"/>
  </w:num>
  <w:num w:numId="30">
    <w:abstractNumId w:val="15"/>
  </w:num>
  <w:num w:numId="31">
    <w:abstractNumId w:val="33"/>
  </w:num>
  <w:num w:numId="32">
    <w:abstractNumId w:val="21"/>
  </w:num>
  <w:num w:numId="33">
    <w:abstractNumId w:val="39"/>
  </w:num>
  <w:num w:numId="34">
    <w:abstractNumId w:val="9"/>
  </w:num>
  <w:num w:numId="35">
    <w:abstractNumId w:val="11"/>
  </w:num>
  <w:num w:numId="36">
    <w:abstractNumId w:val="46"/>
  </w:num>
  <w:num w:numId="37">
    <w:abstractNumId w:val="30"/>
  </w:num>
  <w:num w:numId="38">
    <w:abstractNumId w:val="45"/>
  </w:num>
  <w:num w:numId="39">
    <w:abstractNumId w:val="19"/>
  </w:num>
  <w:num w:numId="40">
    <w:abstractNumId w:val="31"/>
  </w:num>
  <w:num w:numId="41">
    <w:abstractNumId w:val="3"/>
  </w:num>
  <w:num w:numId="42">
    <w:abstractNumId w:val="17"/>
  </w:num>
  <w:num w:numId="43">
    <w:abstractNumId w:val="20"/>
  </w:num>
  <w:num w:numId="44">
    <w:abstractNumId w:val="14"/>
  </w:num>
  <w:num w:numId="45">
    <w:abstractNumId w:val="25"/>
  </w:num>
  <w:num w:numId="46">
    <w:abstractNumId w:val="2"/>
  </w:num>
  <w:num w:numId="47">
    <w:abstractNumId w:val="36"/>
  </w:num>
  <w:num w:numId="48">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proofState w:spelling="clean" w:grammar="clean"/>
  <w:stylePaneFormatFilter w:val="3F01"/>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72A27"/>
    <w:rsid w:val="00067861"/>
    <w:rsid w:val="000B4C49"/>
    <w:rsid w:val="000C3DF4"/>
    <w:rsid w:val="00172A27"/>
    <w:rsid w:val="002177E5"/>
    <w:rsid w:val="002C0C7A"/>
    <w:rsid w:val="003E0070"/>
    <w:rsid w:val="00400748"/>
    <w:rsid w:val="0044005A"/>
    <w:rsid w:val="004B0EAE"/>
    <w:rsid w:val="00600C0B"/>
    <w:rsid w:val="006468BC"/>
    <w:rsid w:val="006B268F"/>
    <w:rsid w:val="006D04DD"/>
    <w:rsid w:val="007456CE"/>
    <w:rsid w:val="008548A6"/>
    <w:rsid w:val="008C276D"/>
    <w:rsid w:val="009332FD"/>
    <w:rsid w:val="00942C60"/>
    <w:rsid w:val="009B2C04"/>
    <w:rsid w:val="009B7380"/>
    <w:rsid w:val="00B743BD"/>
    <w:rsid w:val="00BB37CE"/>
    <w:rsid w:val="00C05955"/>
    <w:rsid w:val="00C539D5"/>
    <w:rsid w:val="00D4548D"/>
    <w:rsid w:val="00D93D9F"/>
    <w:rsid w:val="00DF5F37"/>
    <w:rsid w:val="00E13FC1"/>
    <w:rsid w:val="00E531A0"/>
    <w:rsid w:val="00EA7E41"/>
    <w:rsid w:val="00FD3F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US" w:bidi="ar-SA"/>
      </w:rPr>
    </w:rPrDefault>
    <w:pPrDefault/>
  </w:docDefaults>
  <w:latentStyles w:defLockedState="0" w:defUIPriority="1"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header" w:semiHidden="0" w:uiPriority="99"/>
    <w:lsdException w:name="footer" w:semiHidden="0" w:uiPriority="99"/>
    <w:lsdException w:name="caption" w:qFormat="1"/>
    <w:lsdException w:name="Title" w:semiHidden="0" w:uiPriority="0" w:unhideWhenUsed="0" w:qFormat="1"/>
    <w:lsdException w:name="Subtitle" w:semiHidden="0" w:unhideWhenUsed="0" w:qFormat="1"/>
    <w:lsdException w:name="Body Text 3" w:uiPriority="0"/>
    <w:lsdException w:name="Hyperlink" w:uiPriority="0"/>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Preformatted"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99"/>
    <w:lsdException w:name="List Paragraph" w:semiHidden="0" w:uiPriority="0" w:unhideWhenUsed="0" w:qFormat="1"/>
    <w:lsdException w:name="Quote" w:semiHidden="0" w:uiPriority="99" w:unhideWhenUsed="0" w:qFormat="1"/>
    <w:lsdException w:name="Intense Quote" w:semiHidden="0" w:uiPriority="99"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2FD"/>
    <w:pPr>
      <w:spacing w:after="200" w:line="276" w:lineRule="auto"/>
    </w:pPr>
    <w:rPr>
      <w:sz w:val="22"/>
      <w:szCs w:val="22"/>
      <w:lang w:val="en-US"/>
    </w:rPr>
  </w:style>
  <w:style w:type="paragraph" w:styleId="Heading2">
    <w:name w:val="heading 2"/>
    <w:basedOn w:val="Normal"/>
    <w:next w:val="Normal"/>
    <w:link w:val="Heading2Char"/>
    <w:uiPriority w:val="9"/>
    <w:semiHidden/>
    <w:unhideWhenUsed/>
    <w:qFormat/>
    <w:rsid w:val="008548A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D04DD"/>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04DD"/>
    <w:pPr>
      <w:keepNext/>
      <w:keepLines/>
      <w:spacing w:before="200" w:after="0" w:line="240" w:lineRule="auto"/>
      <w:outlineLvl w:val="3"/>
    </w:pPr>
    <w:rPr>
      <w:rFonts w:asciiTheme="majorHAnsi" w:eastAsiaTheme="majorEastAsia" w:hAnsiTheme="majorHAnsi" w:cstheme="majorBidi"/>
      <w:b/>
      <w:bCs/>
      <w:i/>
      <w:iCs/>
      <w:color w:val="4472C4" w:themeColor="accent1"/>
      <w:lang w:val="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link w:val="Title"/>
    <w:rsid w:val="009332FD"/>
    <w:rPr>
      <w:rFonts w:ascii="Times New Roman" w:eastAsia="Times New Roman" w:hAnsi="Times New Roman"/>
      <w:b/>
      <w:sz w:val="24"/>
      <w:szCs w:val="24"/>
      <w:u w:val="single"/>
    </w:rPr>
  </w:style>
  <w:style w:type="character" w:customStyle="1" w:styleId="HeaderChar">
    <w:name w:val="Header Char"/>
    <w:link w:val="Header"/>
    <w:uiPriority w:val="99"/>
    <w:rsid w:val="009332FD"/>
    <w:rPr>
      <w:sz w:val="22"/>
      <w:szCs w:val="22"/>
    </w:rPr>
  </w:style>
  <w:style w:type="character" w:customStyle="1" w:styleId="FooterChar">
    <w:name w:val="Footer Char"/>
    <w:link w:val="Footer"/>
    <w:uiPriority w:val="99"/>
    <w:rsid w:val="009332FD"/>
    <w:rPr>
      <w:sz w:val="22"/>
      <w:szCs w:val="22"/>
    </w:rPr>
  </w:style>
  <w:style w:type="paragraph" w:styleId="ListParagraph">
    <w:name w:val="List Paragraph"/>
    <w:basedOn w:val="Normal"/>
    <w:qFormat/>
    <w:rsid w:val="009332FD"/>
    <w:pPr>
      <w:suppressAutoHyphens/>
      <w:ind w:left="720"/>
      <w:contextualSpacing/>
      <w:jc w:val="both"/>
    </w:pPr>
    <w:rPr>
      <w:rFonts w:ascii="Times New Roman" w:eastAsia="SimSun" w:hAnsi="Times New Roman" w:cs="Mangal"/>
      <w:color w:val="000000"/>
      <w:kern w:val="1"/>
      <w:sz w:val="24"/>
      <w:szCs w:val="21"/>
      <w:lang w:eastAsia="hi-IN" w:bidi="hi-IN"/>
    </w:rPr>
  </w:style>
  <w:style w:type="paragraph" w:styleId="Title">
    <w:name w:val="Title"/>
    <w:basedOn w:val="Normal"/>
    <w:link w:val="TitleChar"/>
    <w:qFormat/>
    <w:rsid w:val="009332FD"/>
    <w:pPr>
      <w:spacing w:after="0" w:line="240" w:lineRule="auto"/>
      <w:jc w:val="center"/>
    </w:pPr>
    <w:rPr>
      <w:rFonts w:ascii="Times New Roman" w:eastAsia="Times New Roman" w:hAnsi="Times New Roman"/>
      <w:b/>
      <w:sz w:val="24"/>
      <w:szCs w:val="24"/>
      <w:u w:val="single"/>
    </w:rPr>
  </w:style>
  <w:style w:type="paragraph" w:styleId="Header">
    <w:name w:val="header"/>
    <w:basedOn w:val="Normal"/>
    <w:link w:val="HeaderChar"/>
    <w:uiPriority w:val="99"/>
    <w:unhideWhenUsed/>
    <w:rsid w:val="009332FD"/>
    <w:pPr>
      <w:tabs>
        <w:tab w:val="center" w:pos="4680"/>
        <w:tab w:val="right" w:pos="9360"/>
      </w:tabs>
    </w:pPr>
  </w:style>
  <w:style w:type="paragraph" w:styleId="Footer">
    <w:name w:val="footer"/>
    <w:basedOn w:val="Normal"/>
    <w:link w:val="FooterChar"/>
    <w:uiPriority w:val="99"/>
    <w:unhideWhenUsed/>
    <w:rsid w:val="009332FD"/>
    <w:pPr>
      <w:tabs>
        <w:tab w:val="center" w:pos="4680"/>
        <w:tab w:val="right" w:pos="9360"/>
      </w:tabs>
    </w:pPr>
  </w:style>
  <w:style w:type="paragraph" w:styleId="NoSpacing">
    <w:name w:val="No Spacing"/>
    <w:uiPriority w:val="1"/>
    <w:qFormat/>
    <w:rsid w:val="009332FD"/>
    <w:pPr>
      <w:spacing w:before="38"/>
    </w:pPr>
    <w:rPr>
      <w:sz w:val="22"/>
      <w:szCs w:val="22"/>
      <w:lang w:val="en-US"/>
    </w:rPr>
  </w:style>
  <w:style w:type="table" w:styleId="TableGrid">
    <w:name w:val="Table Grid"/>
    <w:basedOn w:val="TableNormal"/>
    <w:uiPriority w:val="59"/>
    <w:rsid w:val="009332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42C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C60"/>
    <w:rPr>
      <w:rFonts w:ascii="Tahoma" w:hAnsi="Tahoma" w:cs="Tahoma"/>
      <w:sz w:val="16"/>
      <w:szCs w:val="16"/>
      <w:lang w:val="en-US"/>
    </w:rPr>
  </w:style>
  <w:style w:type="character" w:customStyle="1" w:styleId="Heading2Char">
    <w:name w:val="Heading 2 Char"/>
    <w:basedOn w:val="DefaultParagraphFont"/>
    <w:link w:val="Heading2"/>
    <w:uiPriority w:val="9"/>
    <w:semiHidden/>
    <w:rsid w:val="008548A6"/>
    <w:rPr>
      <w:rFonts w:asciiTheme="majorHAnsi" w:eastAsiaTheme="majorEastAsia" w:hAnsiTheme="majorHAnsi" w:cstheme="majorBidi"/>
      <w:b/>
      <w:bCs/>
      <w:color w:val="4472C4" w:themeColor="accent1"/>
      <w:sz w:val="26"/>
      <w:szCs w:val="26"/>
      <w:lang w:val="en-US"/>
    </w:rPr>
  </w:style>
  <w:style w:type="character" w:customStyle="1" w:styleId="mw-headline">
    <w:name w:val="mw-headline"/>
    <w:basedOn w:val="DefaultParagraphFont"/>
    <w:rsid w:val="008548A6"/>
  </w:style>
  <w:style w:type="character" w:customStyle="1" w:styleId="Heading3Char">
    <w:name w:val="Heading 3 Char"/>
    <w:basedOn w:val="DefaultParagraphFont"/>
    <w:link w:val="Heading3"/>
    <w:uiPriority w:val="9"/>
    <w:semiHidden/>
    <w:rsid w:val="006D04DD"/>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6D04DD"/>
    <w:rPr>
      <w:rFonts w:asciiTheme="majorHAnsi" w:eastAsiaTheme="majorEastAsia" w:hAnsiTheme="majorHAnsi" w:cstheme="majorBidi"/>
      <w:b/>
      <w:bCs/>
      <w:i/>
      <w:iCs/>
      <w:color w:val="4472C4" w:themeColor="accent1"/>
      <w:sz w:val="22"/>
      <w:szCs w:val="22"/>
      <w:lang w:bidi="te-IN"/>
    </w:rPr>
  </w:style>
  <w:style w:type="paragraph" w:styleId="NormalWeb">
    <w:name w:val="Normal (Web)"/>
    <w:basedOn w:val="Normal"/>
    <w:uiPriority w:val="99"/>
    <w:rsid w:val="006D04DD"/>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6D04DD"/>
    <w:rPr>
      <w:rFonts w:cs="Times New Roman"/>
    </w:rPr>
  </w:style>
  <w:style w:type="character" w:styleId="Hyperlink">
    <w:name w:val="Hyperlink"/>
    <w:basedOn w:val="DefaultParagraphFont"/>
    <w:rsid w:val="006D04DD"/>
    <w:rPr>
      <w:rFonts w:cs="Times New Roman"/>
      <w:color w:val="333333"/>
      <w:u w:val="single"/>
    </w:rPr>
  </w:style>
  <w:style w:type="character" w:customStyle="1" w:styleId="nowrap">
    <w:name w:val="nowrap"/>
    <w:basedOn w:val="DefaultParagraphFont"/>
    <w:rsid w:val="006D04DD"/>
  </w:style>
  <w:style w:type="paragraph" w:styleId="BodyText3">
    <w:name w:val="Body Text 3"/>
    <w:basedOn w:val="Normal"/>
    <w:link w:val="BodyText3Char"/>
    <w:semiHidden/>
    <w:rsid w:val="006D04DD"/>
    <w:pPr>
      <w:spacing w:after="0" w:line="360" w:lineRule="auto"/>
      <w:jc w:val="both"/>
    </w:pPr>
    <w:rPr>
      <w:rFonts w:ascii="Times New Roman" w:eastAsia="Times New Roman" w:hAnsi="Times New Roman" w:cs="Arial"/>
      <w:sz w:val="28"/>
      <w:szCs w:val="28"/>
    </w:rPr>
  </w:style>
  <w:style w:type="character" w:customStyle="1" w:styleId="BodyText3Char">
    <w:name w:val="Body Text 3 Char"/>
    <w:basedOn w:val="DefaultParagraphFont"/>
    <w:link w:val="BodyText3"/>
    <w:semiHidden/>
    <w:rsid w:val="006D04DD"/>
    <w:rPr>
      <w:rFonts w:ascii="Times New Roman" w:eastAsia="Times New Roman" w:hAnsi="Times New Roman" w:cs="Arial"/>
      <w:sz w:val="28"/>
      <w:szCs w:val="28"/>
      <w:lang w:val="en-US"/>
    </w:rPr>
  </w:style>
  <w:style w:type="character" w:styleId="Strong">
    <w:name w:val="Strong"/>
    <w:basedOn w:val="DefaultParagraphFont"/>
    <w:uiPriority w:val="22"/>
    <w:qFormat/>
    <w:rsid w:val="006D04DD"/>
    <w:rPr>
      <w:b/>
      <w:bCs/>
    </w:rPr>
  </w:style>
  <w:style w:type="paragraph" w:styleId="HTMLPreformatted">
    <w:name w:val="HTML Preformatted"/>
    <w:basedOn w:val="Normal"/>
    <w:link w:val="HTMLPreformattedChar"/>
    <w:uiPriority w:val="99"/>
    <w:semiHidden/>
    <w:unhideWhenUsed/>
    <w:rsid w:val="006D0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4DD"/>
    <w:rPr>
      <w:rFonts w:ascii="Courier New" w:eastAsia="Times New Roman" w:hAnsi="Courier New" w:cs="Courier New"/>
      <w:lang w:val="en-US"/>
    </w:rPr>
  </w:style>
  <w:style w:type="character" w:styleId="Emphasis">
    <w:name w:val="Emphasis"/>
    <w:basedOn w:val="DefaultParagraphFont"/>
    <w:uiPriority w:val="20"/>
    <w:qFormat/>
    <w:rsid w:val="006D04DD"/>
    <w:rPr>
      <w:i/>
      <w:iCs/>
    </w:rPr>
  </w:style>
</w:styles>
</file>

<file path=word/webSettings.xml><?xml version="1.0" encoding="utf-8"?>
<w:webSettings xmlns:r="http://schemas.openxmlformats.org/officeDocument/2006/relationships" xmlns:w="http://schemas.openxmlformats.org/wordprocessingml/2006/main">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imary_battery" TargetMode="External"/><Relationship Id="rId117" Type="http://schemas.openxmlformats.org/officeDocument/2006/relationships/image" Target="media/image20.png"/><Relationship Id="rId21" Type="http://schemas.openxmlformats.org/officeDocument/2006/relationships/image" Target="media/image8.png"/><Relationship Id="rId42" Type="http://schemas.openxmlformats.org/officeDocument/2006/relationships/hyperlink" Target="https://en.wikipedia.org/wiki/Lithium_polymer_battery" TargetMode="External"/><Relationship Id="rId47" Type="http://schemas.openxmlformats.org/officeDocument/2006/relationships/hyperlink" Target="https://en.wikipedia.org/wiki/Oxidized" TargetMode="External"/><Relationship Id="rId63" Type="http://schemas.openxmlformats.org/officeDocument/2006/relationships/hyperlink" Target="https://en.wikipedia.org/wiki/Uninterruptible_power_supply" TargetMode="External"/><Relationship Id="rId68" Type="http://schemas.openxmlformats.org/officeDocument/2006/relationships/hyperlink" Target="https://en.wikipedia.org/wiki/Alkaline_batteries" TargetMode="External"/><Relationship Id="rId84" Type="http://schemas.openxmlformats.org/officeDocument/2006/relationships/hyperlink" Target="https://en.wikipedia.org/wiki/Serial_Peripheral_Interface_Bus" TargetMode="External"/><Relationship Id="rId89" Type="http://schemas.openxmlformats.org/officeDocument/2006/relationships/hyperlink" Target="https://en.wikipedia.org/wiki/Secure_Digital" TargetMode="External"/><Relationship Id="rId112" Type="http://schemas.openxmlformats.org/officeDocument/2006/relationships/image" Target="media/image17.jpeg"/><Relationship Id="rId133" Type="http://schemas.openxmlformats.org/officeDocument/2006/relationships/image" Target="media/image26.png"/><Relationship Id="rId138" Type="http://schemas.openxmlformats.org/officeDocument/2006/relationships/image" Target="media/image31.png"/><Relationship Id="rId16" Type="http://schemas.openxmlformats.org/officeDocument/2006/relationships/image" Target="media/image3.png"/><Relationship Id="rId107" Type="http://schemas.openxmlformats.org/officeDocument/2006/relationships/hyperlink" Target="https://en.wikipedia.org/wiki/ESP32" TargetMode="External"/><Relationship Id="rId11" Type="http://schemas.openxmlformats.org/officeDocument/2006/relationships/hyperlink" Target="http://en.wikipedia.org/wiki/Charles_Stark_Draper" TargetMode="External"/><Relationship Id="rId32" Type="http://schemas.openxmlformats.org/officeDocument/2006/relationships/hyperlink" Target="https://en.wikipedia.org/wiki/Button_cell" TargetMode="External"/><Relationship Id="rId37" Type="http://schemas.openxmlformats.org/officeDocument/2006/relationships/hyperlink" Target="https://en.wikipedia.org/wiki/Electrolyte" TargetMode="External"/><Relationship Id="rId53" Type="http://schemas.openxmlformats.org/officeDocument/2006/relationships/hyperlink" Target="https://en.wikipedia.org/wiki/Ion" TargetMode="External"/><Relationship Id="rId58" Type="http://schemas.openxmlformats.org/officeDocument/2006/relationships/hyperlink" Target="https://en.wikipedia.org/wiki/Lead%E2%80%93acid_battery" TargetMode="External"/><Relationship Id="rId74" Type="http://schemas.openxmlformats.org/officeDocument/2006/relationships/hyperlink" Target="https://en.wikipedia.org/wiki/ESP32" TargetMode="External"/><Relationship Id="rId79" Type="http://schemas.openxmlformats.org/officeDocument/2006/relationships/hyperlink" Target="https://en.wikipedia.org/wiki/Dhrystone" TargetMode="External"/><Relationship Id="rId102" Type="http://schemas.openxmlformats.org/officeDocument/2006/relationships/hyperlink" Target="https://en.wikipedia.org/wiki/Random_number_generator" TargetMode="External"/><Relationship Id="rId123" Type="http://schemas.openxmlformats.org/officeDocument/2006/relationships/image" Target="media/image23.png"/><Relationship Id="rId128" Type="http://schemas.openxmlformats.org/officeDocument/2006/relationships/hyperlink" Target="https://en.wikipedia.org/wiki/Mongoose_OS" TargetMode="External"/><Relationship Id="rId144" Type="http://schemas.openxmlformats.org/officeDocument/2006/relationships/image" Target="media/image36.png"/><Relationship Id="rId149" Type="http://schemas.openxmlformats.org/officeDocument/2006/relationships/image" Target="media/image41.jpeg"/><Relationship Id="rId5" Type="http://schemas.openxmlformats.org/officeDocument/2006/relationships/footnotes" Target="footnotes.xml"/><Relationship Id="rId90" Type="http://schemas.openxmlformats.org/officeDocument/2006/relationships/hyperlink" Target="https://en.wikipedia.org/wiki/CE-ATA" TargetMode="External"/><Relationship Id="rId95" Type="http://schemas.openxmlformats.org/officeDocument/2006/relationships/hyperlink" Target="https://en.wikipedia.org/wiki/Pulse-width_modulation" TargetMode="External"/><Relationship Id="rId22" Type="http://schemas.openxmlformats.org/officeDocument/2006/relationships/image" Target="media/image9.jpeg"/><Relationship Id="rId27" Type="http://schemas.openxmlformats.org/officeDocument/2006/relationships/hyperlink" Target="https://en.wikipedia.org/wiki/Electrochemical_cell" TargetMode="External"/><Relationship Id="rId43" Type="http://schemas.openxmlformats.org/officeDocument/2006/relationships/hyperlink" Target="https://en.wikipedia.org/wiki/Total_cost_of_ownership" TargetMode="External"/><Relationship Id="rId48" Type="http://schemas.openxmlformats.org/officeDocument/2006/relationships/hyperlink" Target="https://en.wikipedia.org/wiki/Electron" TargetMode="External"/><Relationship Id="rId64" Type="http://schemas.openxmlformats.org/officeDocument/2006/relationships/hyperlink" Target="https://en.wikipedia.org/wiki/Zinc%E2%80%93carbon_cell" TargetMode="External"/><Relationship Id="rId69" Type="http://schemas.openxmlformats.org/officeDocument/2006/relationships/hyperlink" Target="https://en.wikipedia.org/wiki/System_on_a_chip" TargetMode="External"/><Relationship Id="rId113" Type="http://schemas.openxmlformats.org/officeDocument/2006/relationships/image" Target="media/image18.jpeg"/><Relationship Id="rId118" Type="http://schemas.openxmlformats.org/officeDocument/2006/relationships/hyperlink" Target="https://components101.com/motors/28byj-48-stepper-motor" TargetMode="External"/><Relationship Id="rId134" Type="http://schemas.openxmlformats.org/officeDocument/2006/relationships/image" Target="media/image27.png"/><Relationship Id="rId139" Type="http://schemas.openxmlformats.org/officeDocument/2006/relationships/hyperlink" Target="https://www.silabs.com/products/development-tools/software/usb-to-uart-bridge-vcp-drivers" TargetMode="External"/><Relationship Id="rId80" Type="http://schemas.openxmlformats.org/officeDocument/2006/relationships/hyperlink" Target="https://en.wikipedia.org/wiki/IEEE_802.11" TargetMode="External"/><Relationship Id="rId85" Type="http://schemas.openxmlformats.org/officeDocument/2006/relationships/hyperlink" Target="https://en.wikipedia.org/wiki/I%C2%B2S" TargetMode="External"/><Relationship Id="rId150" Type="http://schemas.openxmlformats.org/officeDocument/2006/relationships/hyperlink" Target="https://components101.com/wireless/HD-05-bluetooth-module" TargetMode="External"/><Relationship Id="rId12" Type="http://schemas.openxmlformats.org/officeDocument/2006/relationships/hyperlink" Target="http://en.wikipedia.org/wiki/Minuteman_(missile)" TargetMode="External"/><Relationship Id="rId17" Type="http://schemas.openxmlformats.org/officeDocument/2006/relationships/image" Target="media/image4.png"/><Relationship Id="rId25" Type="http://schemas.openxmlformats.org/officeDocument/2006/relationships/hyperlink" Target="https://en.wikipedia.org/wiki/Electrical_battery" TargetMode="External"/><Relationship Id="rId33" Type="http://schemas.openxmlformats.org/officeDocument/2006/relationships/hyperlink" Target="https://en.wikipedia.org/wiki/Grid_energy_storage" TargetMode="External"/><Relationship Id="rId38" Type="http://schemas.openxmlformats.org/officeDocument/2006/relationships/hyperlink" Target="https://en.wikipedia.org/wiki/Lead%E2%80%93acid_battery" TargetMode="External"/><Relationship Id="rId46" Type="http://schemas.openxmlformats.org/officeDocument/2006/relationships/image" Target="media/image12.jpeg"/><Relationship Id="rId59" Type="http://schemas.openxmlformats.org/officeDocument/2006/relationships/hyperlink" Target="https://en.wikipedia.org/wiki/Battery_charger" TargetMode="External"/><Relationship Id="rId67" Type="http://schemas.openxmlformats.org/officeDocument/2006/relationships/hyperlink" Target="https://en.wikipedia.org/w/index.php?title=Discharge_curve&amp;action=edit&amp;redlink=1" TargetMode="External"/><Relationship Id="rId103" Type="http://schemas.openxmlformats.org/officeDocument/2006/relationships/hyperlink" Target="https://en.wikipedia.org/wiki/Low-dropout_regulator" TargetMode="External"/><Relationship Id="rId108" Type="http://schemas.openxmlformats.org/officeDocument/2006/relationships/hyperlink" Target="https://en.wikipedia.org/wiki/Breadboard" TargetMode="External"/><Relationship Id="rId116" Type="http://schemas.openxmlformats.org/officeDocument/2006/relationships/hyperlink" Target="https://components101.com/555-timer-ic-pinout-datasheet" TargetMode="External"/><Relationship Id="rId124" Type="http://schemas.openxmlformats.org/officeDocument/2006/relationships/image" Target="media/image24.png"/><Relationship Id="rId129" Type="http://schemas.openxmlformats.org/officeDocument/2006/relationships/hyperlink" Target="https://en.wikipedia.org/wiki/Mruby" TargetMode="External"/><Relationship Id="rId137"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hyperlink" Target="https://en.wikipedia.org/wiki/Lithium-ion_battery" TargetMode="External"/><Relationship Id="rId54" Type="http://schemas.openxmlformats.org/officeDocument/2006/relationships/hyperlink" Target="https://en.wikipedia.org/wiki/Electrode" TargetMode="External"/><Relationship Id="rId62" Type="http://schemas.openxmlformats.org/officeDocument/2006/relationships/hyperlink" Target="https://en.wikipedia.org/wiki/Trickle_charging" TargetMode="External"/><Relationship Id="rId70" Type="http://schemas.openxmlformats.org/officeDocument/2006/relationships/hyperlink" Target="https://en.wikipedia.org/wiki/Microcontroller" TargetMode="External"/><Relationship Id="rId75" Type="http://schemas.openxmlformats.org/officeDocument/2006/relationships/hyperlink" Target="https://en.wikipedia.org/wiki/ESP8266" TargetMode="External"/><Relationship Id="rId83" Type="http://schemas.openxmlformats.org/officeDocument/2006/relationships/hyperlink" Target="https://en.wikipedia.org/wiki/Capacitive_sensing" TargetMode="External"/><Relationship Id="rId88" Type="http://schemas.openxmlformats.org/officeDocument/2006/relationships/hyperlink" Target="https://en.wikipedia.org/wiki/Secure_Digital" TargetMode="External"/><Relationship Id="rId91" Type="http://schemas.openxmlformats.org/officeDocument/2006/relationships/hyperlink" Target="https://en.wikipedia.org/wiki/MultiMediaCard" TargetMode="External"/><Relationship Id="rId96" Type="http://schemas.openxmlformats.org/officeDocument/2006/relationships/hyperlink" Target="https://en.wikipedia.org/wiki/Pulse-width_modulation" TargetMode="External"/><Relationship Id="rId111" Type="http://schemas.openxmlformats.org/officeDocument/2006/relationships/image" Target="media/image16.png"/><Relationship Id="rId132" Type="http://schemas.openxmlformats.org/officeDocument/2006/relationships/hyperlink" Target="https://en.wikipedia.org/wiki/LIFX" TargetMode="External"/><Relationship Id="rId140" Type="http://schemas.openxmlformats.org/officeDocument/2006/relationships/image" Target="media/image32.jpeg"/><Relationship Id="rId145"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Hard_disk" TargetMode="External"/><Relationship Id="rId23" Type="http://schemas.openxmlformats.org/officeDocument/2006/relationships/image" Target="media/image10.png"/><Relationship Id="rId28" Type="http://schemas.openxmlformats.org/officeDocument/2006/relationships/hyperlink" Target="https://en.wikipedia.org/wiki/Accumulator_(energy)" TargetMode="External"/><Relationship Id="rId36" Type="http://schemas.openxmlformats.org/officeDocument/2006/relationships/hyperlink" Target="https://en.wikipedia.org/wiki/Material" TargetMode="External"/><Relationship Id="rId49" Type="http://schemas.openxmlformats.org/officeDocument/2006/relationships/hyperlink" Target="https://en.wikipedia.org/wiki/Redox" TargetMode="External"/><Relationship Id="rId57" Type="http://schemas.openxmlformats.org/officeDocument/2006/relationships/hyperlink" Target="https://en.wikipedia.org/wiki/Electrochemical" TargetMode="External"/><Relationship Id="rId106" Type="http://schemas.openxmlformats.org/officeDocument/2006/relationships/hyperlink" Target="https://en.wikipedia.org/wiki/Hirose_U.FL" TargetMode="External"/><Relationship Id="rId114" Type="http://schemas.openxmlformats.org/officeDocument/2006/relationships/image" Target="media/image19.png"/><Relationship Id="rId119" Type="http://schemas.openxmlformats.org/officeDocument/2006/relationships/hyperlink" Target="https://components101.com/5v-relay-pinout-working-datasheet" TargetMode="External"/><Relationship Id="rId127" Type="http://schemas.openxmlformats.org/officeDocument/2006/relationships/hyperlink" Target="https://en.wikipedia.org/wiki/Espruino" TargetMode="External"/><Relationship Id="rId10" Type="http://schemas.openxmlformats.org/officeDocument/2006/relationships/hyperlink" Target="http://en.wikipedia.org/wiki/Apollo_Guidance_Computer" TargetMode="External"/><Relationship Id="rId31" Type="http://schemas.openxmlformats.org/officeDocument/2006/relationships/hyperlink" Target="https://en.wikipedia.org/wiki/Chemical_reaction" TargetMode="External"/><Relationship Id="rId44" Type="http://schemas.openxmlformats.org/officeDocument/2006/relationships/hyperlink" Target="https://en.wikipedia.org/wiki/Environmental_impact" TargetMode="External"/><Relationship Id="rId52" Type="http://schemas.openxmlformats.org/officeDocument/2006/relationships/hyperlink" Target="https://en.wikipedia.org/wiki/Electrolyte" TargetMode="External"/><Relationship Id="rId60" Type="http://schemas.openxmlformats.org/officeDocument/2006/relationships/hyperlink" Target="https://en.wikipedia.org/wiki/Mains_electricity" TargetMode="External"/><Relationship Id="rId65" Type="http://schemas.openxmlformats.org/officeDocument/2006/relationships/hyperlink" Target="https://en.wikipedia.org/wiki/AA_battery" TargetMode="External"/><Relationship Id="rId73" Type="http://schemas.openxmlformats.org/officeDocument/2006/relationships/hyperlink" Target="https://en.wikipedia.org/wiki/TSMC" TargetMode="External"/><Relationship Id="rId78" Type="http://schemas.openxmlformats.org/officeDocument/2006/relationships/image" Target="media/image15.png"/><Relationship Id="rId81" Type="http://schemas.openxmlformats.org/officeDocument/2006/relationships/hyperlink" Target="https://en.wikipedia.org/wiki/Successive_approximation_ADC" TargetMode="External"/><Relationship Id="rId86" Type="http://schemas.openxmlformats.org/officeDocument/2006/relationships/hyperlink" Target="https://en.wikipedia.org/wiki/I%C2%B2C" TargetMode="External"/><Relationship Id="rId94" Type="http://schemas.openxmlformats.org/officeDocument/2006/relationships/hyperlink" Target="https://en.wikipedia.org/wiki/CAN_bus" TargetMode="External"/><Relationship Id="rId99" Type="http://schemas.openxmlformats.org/officeDocument/2006/relationships/hyperlink" Target="https://en.wikipedia.org/wiki/SHA-2" TargetMode="External"/><Relationship Id="rId101" Type="http://schemas.openxmlformats.org/officeDocument/2006/relationships/hyperlink" Target="https://en.wikipedia.org/wiki/Elliptic_curve_cryptography" TargetMode="External"/><Relationship Id="rId122" Type="http://schemas.openxmlformats.org/officeDocument/2006/relationships/image" Target="media/image22.png"/><Relationship Id="rId130" Type="http://schemas.openxmlformats.org/officeDocument/2006/relationships/hyperlink" Target="https://en.wikipedia.org/wiki/Read%E2%80%93eval%E2%80%93print_loop" TargetMode="External"/><Relationship Id="rId135" Type="http://schemas.openxmlformats.org/officeDocument/2006/relationships/image" Target="media/image28.png"/><Relationship Id="rId143" Type="http://schemas.openxmlformats.org/officeDocument/2006/relationships/image" Target="media/image35.png"/><Relationship Id="rId148" Type="http://schemas.openxmlformats.org/officeDocument/2006/relationships/image" Target="media/image40.png"/><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Electromechanical" TargetMode="External"/><Relationship Id="rId13" Type="http://schemas.openxmlformats.org/officeDocument/2006/relationships/hyperlink" Target="http://en.wikipedia.org/wiki/Transistor" TargetMode="External"/><Relationship Id="rId18" Type="http://schemas.openxmlformats.org/officeDocument/2006/relationships/image" Target="media/image5.png"/><Relationship Id="rId39" Type="http://schemas.openxmlformats.org/officeDocument/2006/relationships/hyperlink" Target="https://en.wikipedia.org/wiki/Nickel%E2%80%93cadmium_battery" TargetMode="External"/><Relationship Id="rId109" Type="http://schemas.openxmlformats.org/officeDocument/2006/relationships/hyperlink" Target="https://en.wikipedia.org/wiki/MicroPython" TargetMode="External"/><Relationship Id="rId34" Type="http://schemas.openxmlformats.org/officeDocument/2006/relationships/hyperlink" Target="https://en.wikipedia.org/wiki/Electrical_distribution_network" TargetMode="External"/><Relationship Id="rId50" Type="http://schemas.openxmlformats.org/officeDocument/2006/relationships/hyperlink" Target="https://en.wikipedia.org/wiki/Electric_current" TargetMode="External"/><Relationship Id="rId55" Type="http://schemas.openxmlformats.org/officeDocument/2006/relationships/hyperlink" Target="https://en.wikipedia.org/wiki/Lithium-ion_battery" TargetMode="External"/><Relationship Id="rId76" Type="http://schemas.openxmlformats.org/officeDocument/2006/relationships/image" Target="media/image14.jpeg"/><Relationship Id="rId97" Type="http://schemas.openxmlformats.org/officeDocument/2006/relationships/hyperlink" Target="https://en.wikipedia.org/wiki/Hall_effect_sensor" TargetMode="External"/><Relationship Id="rId104" Type="http://schemas.openxmlformats.org/officeDocument/2006/relationships/hyperlink" Target="https://en.wikipedia.org/wiki/System_in_package" TargetMode="External"/><Relationship Id="rId120" Type="http://schemas.openxmlformats.org/officeDocument/2006/relationships/image" Target="media/image21.png"/><Relationship Id="rId125" Type="http://schemas.openxmlformats.org/officeDocument/2006/relationships/image" Target="media/image25.png"/><Relationship Id="rId141" Type="http://schemas.openxmlformats.org/officeDocument/2006/relationships/image" Target="media/image33.png"/><Relationship Id="rId146"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hyperlink" Target="https://en.wikipedia.org/wiki/Wi-Fi" TargetMode="External"/><Relationship Id="rId92" Type="http://schemas.openxmlformats.org/officeDocument/2006/relationships/hyperlink" Target="https://en.wikipedia.org/wiki/Ethernet" TargetMode="External"/><Relationship Id="rId2" Type="http://schemas.openxmlformats.org/officeDocument/2006/relationships/styles" Target="styles.xml"/><Relationship Id="rId29" Type="http://schemas.openxmlformats.org/officeDocument/2006/relationships/hyperlink" Target="https://en.wikipedia.org/wiki/Energy_storage" TargetMode="External"/><Relationship Id="rId24" Type="http://schemas.openxmlformats.org/officeDocument/2006/relationships/image" Target="media/image11.png"/><Relationship Id="rId40" Type="http://schemas.openxmlformats.org/officeDocument/2006/relationships/hyperlink" Target="https://en.wikipedia.org/wiki/Nickel%E2%80%93metal_hydride_battery" TargetMode="External"/><Relationship Id="rId45" Type="http://schemas.openxmlformats.org/officeDocument/2006/relationships/hyperlink" Target="https://en.wikipedia.org/wiki/List_of_battery_sizes" TargetMode="External"/><Relationship Id="rId66" Type="http://schemas.openxmlformats.org/officeDocument/2006/relationships/hyperlink" Target="https://en.wikipedia.org/wiki/AAA_cell" TargetMode="External"/><Relationship Id="rId87" Type="http://schemas.openxmlformats.org/officeDocument/2006/relationships/hyperlink" Target="https://en.wikipedia.org/wiki/Universal_asynchronous_receiver/transmitter" TargetMode="External"/><Relationship Id="rId110" Type="http://schemas.openxmlformats.org/officeDocument/2006/relationships/hyperlink" Target="https://en.wikipedia.org/wiki/ESP32" TargetMode="External"/><Relationship Id="rId115" Type="http://schemas.openxmlformats.org/officeDocument/2006/relationships/hyperlink" Target="https://components101.com/motors/toy-dc-motor" TargetMode="External"/><Relationship Id="rId131" Type="http://schemas.openxmlformats.org/officeDocument/2006/relationships/hyperlink" Target="https://en.wikipedia.org/wiki/MicroPython" TargetMode="External"/><Relationship Id="rId136" Type="http://schemas.openxmlformats.org/officeDocument/2006/relationships/image" Target="media/image29.png"/><Relationship Id="rId61" Type="http://schemas.openxmlformats.org/officeDocument/2006/relationships/image" Target="media/image13.png"/><Relationship Id="rId82" Type="http://schemas.openxmlformats.org/officeDocument/2006/relationships/hyperlink" Target="https://en.wikipedia.org/wiki/Digital-to-analog_converter" TargetMode="External"/><Relationship Id="rId15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en.wikipedia.org/wiki/Digital_circuit" TargetMode="External"/><Relationship Id="rId30" Type="http://schemas.openxmlformats.org/officeDocument/2006/relationships/hyperlink" Target="https://en.wikipedia.org/wiki/Electrochemical" TargetMode="External"/><Relationship Id="rId35" Type="http://schemas.openxmlformats.org/officeDocument/2006/relationships/hyperlink" Target="https://en.wikipedia.org/wiki/Electrode" TargetMode="External"/><Relationship Id="rId56" Type="http://schemas.openxmlformats.org/officeDocument/2006/relationships/hyperlink" Target="https://en.wikipedia.org/wiki/Nickel-cadmium_battery" TargetMode="External"/><Relationship Id="rId77" Type="http://schemas.openxmlformats.org/officeDocument/2006/relationships/hyperlink" Target="https://en.wikipedia.org/wiki/File:Espressif_ESP32_Function_Block_Diagram.svg" TargetMode="External"/><Relationship Id="rId100" Type="http://schemas.openxmlformats.org/officeDocument/2006/relationships/hyperlink" Target="https://en.wikipedia.org/wiki/RSA_(cryptosystem)" TargetMode="External"/><Relationship Id="rId105" Type="http://schemas.openxmlformats.org/officeDocument/2006/relationships/hyperlink" Target="https://en.wikipedia.org/wiki/ESP32" TargetMode="External"/><Relationship Id="rId126" Type="http://schemas.openxmlformats.org/officeDocument/2006/relationships/hyperlink" Target="https://en.wikipedia.org/wiki/Arduino" TargetMode="External"/><Relationship Id="rId147" Type="http://schemas.openxmlformats.org/officeDocument/2006/relationships/image" Target="media/image39.jpeg"/><Relationship Id="rId8" Type="http://schemas.openxmlformats.org/officeDocument/2006/relationships/image" Target="media/image2.jpeg"/><Relationship Id="rId51" Type="http://schemas.openxmlformats.org/officeDocument/2006/relationships/hyperlink" Target="https://en.wikipedia.org/wiki/Electrical_network" TargetMode="External"/><Relationship Id="rId72" Type="http://schemas.openxmlformats.org/officeDocument/2006/relationships/hyperlink" Target="https://en.wikipedia.org/wiki/Bluetooth" TargetMode="External"/><Relationship Id="rId93" Type="http://schemas.openxmlformats.org/officeDocument/2006/relationships/hyperlink" Target="https://en.wikipedia.org/wiki/Precision_Time_Protocol" TargetMode="External"/><Relationship Id="rId98" Type="http://schemas.openxmlformats.org/officeDocument/2006/relationships/hyperlink" Target="https://en.wikipedia.org/wiki/Advanced_Encryption_Standard" TargetMode="External"/><Relationship Id="rId121" Type="http://schemas.openxmlformats.org/officeDocument/2006/relationships/hyperlink" Target="http://dc-motors.globalspec.com/Industrial-Directory/motors" TargetMode="External"/><Relationship Id="rId142" Type="http://schemas.openxmlformats.org/officeDocument/2006/relationships/image" Target="media/image3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74</Pages>
  <Words>14724</Words>
  <Characters>83933</Characters>
  <Application>Microsoft Office Word</Application>
  <DocSecurity>0</DocSecurity>
  <PresentationFormat/>
  <Lines>699</Lines>
  <Paragraphs>196</Paragraphs>
  <Slides>0</Slides>
  <Notes>0</Notes>
  <HiddenSlides>0</HiddenSlides>
  <MMClips>0</MMClips>
  <ScaleCrop>true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B.SAIKIRAN</dc:creator>
  <cp:keywords/>
  <cp:lastModifiedBy>S. Rahul</cp:lastModifiedBy>
  <cp:revision>6</cp:revision>
  <cp:lastPrinted>2013-04-04T07:32:00Z</cp:lastPrinted>
  <dcterms:created xsi:type="dcterms:W3CDTF">2021-05-19T16:08:00Z</dcterms:created>
  <dcterms:modified xsi:type="dcterms:W3CDTF">2021-05-29T08:15:00Z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1033-10.10.1</vt:lpwstr>
  </property>
</Properties>
</file>